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CA0B" w14:textId="51552AFE" w:rsidR="004B4732" w:rsidRPr="004B4732" w:rsidRDefault="004B4732" w:rsidP="004B4732"/>
    <w:p w14:paraId="779AE2CE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1. USER SIGN-UP FLOW (Mandatory &amp; Fraud-Proof)</w:t>
      </w:r>
    </w:p>
    <w:p w14:paraId="0BFBFEBC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📌</w:t>
      </w:r>
      <w:r w:rsidRPr="004B4732">
        <w:rPr>
          <w:b/>
          <w:bCs/>
        </w:rPr>
        <w:t xml:space="preserve"> User enters:</w:t>
      </w:r>
    </w:p>
    <w:p w14:paraId="5D683C8D" w14:textId="77777777" w:rsidR="004B4732" w:rsidRPr="004B4732" w:rsidRDefault="004B4732" w:rsidP="004B4732">
      <w:pPr>
        <w:numPr>
          <w:ilvl w:val="0"/>
          <w:numId w:val="1"/>
        </w:numPr>
      </w:pPr>
      <w:r w:rsidRPr="004B4732">
        <w:t>Name</w:t>
      </w:r>
    </w:p>
    <w:p w14:paraId="02E7C74A" w14:textId="014C2902" w:rsidR="004B4732" w:rsidRPr="004B4732" w:rsidRDefault="004B4732" w:rsidP="004B4732">
      <w:pPr>
        <w:numPr>
          <w:ilvl w:val="0"/>
          <w:numId w:val="1"/>
        </w:numPr>
      </w:pPr>
      <w:r w:rsidRPr="004B4732">
        <w:t xml:space="preserve">Phone Number </w:t>
      </w:r>
    </w:p>
    <w:p w14:paraId="10D52219" w14:textId="77777777" w:rsidR="004B4732" w:rsidRPr="004B4732" w:rsidRDefault="004B4732" w:rsidP="004B4732">
      <w:pPr>
        <w:numPr>
          <w:ilvl w:val="0"/>
          <w:numId w:val="1"/>
        </w:numPr>
      </w:pPr>
      <w:r w:rsidRPr="004B4732">
        <w:t>Email (optional)</w:t>
      </w:r>
    </w:p>
    <w:p w14:paraId="5B89E61C" w14:textId="77777777" w:rsidR="004B4732" w:rsidRPr="004B4732" w:rsidRDefault="004B4732" w:rsidP="004B4732">
      <w:pPr>
        <w:numPr>
          <w:ilvl w:val="0"/>
          <w:numId w:val="1"/>
        </w:numPr>
      </w:pPr>
      <w:r w:rsidRPr="004B4732">
        <w:t>Location (District + Pincode)</w:t>
      </w:r>
    </w:p>
    <w:p w14:paraId="544DA686" w14:textId="77777777" w:rsidR="004B4732" w:rsidRPr="004B4732" w:rsidRDefault="004B4732" w:rsidP="004B4732">
      <w:pPr>
        <w:numPr>
          <w:ilvl w:val="0"/>
          <w:numId w:val="1"/>
        </w:numPr>
      </w:pPr>
      <w:r w:rsidRPr="004B4732">
        <w:t>Password</w:t>
      </w:r>
    </w:p>
    <w:p w14:paraId="41FA412A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📌</w:t>
      </w:r>
      <w:r w:rsidRPr="004B4732">
        <w:rPr>
          <w:b/>
          <w:bCs/>
        </w:rPr>
        <w:t xml:space="preserve"> After that:</w:t>
      </w:r>
    </w:p>
    <w:p w14:paraId="38A2C3F9" w14:textId="192AB48D" w:rsidR="004B4732" w:rsidRPr="004B4732" w:rsidRDefault="004B4732" w:rsidP="004B4732">
      <w:r w:rsidRPr="004B4732">
        <w:t xml:space="preserve"> </w:t>
      </w:r>
      <w:r w:rsidRPr="004B4732">
        <w:br/>
      </w:r>
      <w:r w:rsidRPr="004B4732">
        <w:rPr>
          <w:rFonts w:ascii="Segoe UI Symbol" w:hAnsi="Segoe UI Symbol" w:cs="Segoe UI Symbol"/>
        </w:rPr>
        <w:t>✔</w:t>
      </w:r>
      <w:r w:rsidRPr="004B4732">
        <w:t xml:space="preserve"> Account created</w:t>
      </w:r>
      <w:r w:rsidRPr="004B4732">
        <w:br/>
      </w:r>
      <w:r w:rsidRPr="004B4732">
        <w:rPr>
          <w:rFonts w:ascii="Segoe UI Symbol" w:hAnsi="Segoe UI Symbol" w:cs="Segoe UI Symbol"/>
        </w:rPr>
        <w:t>✔</w:t>
      </w:r>
      <w:r w:rsidRPr="004B4732">
        <w:t xml:space="preserve"> User can now rent items</w:t>
      </w:r>
    </w:p>
    <w:p w14:paraId="5744E785" w14:textId="77777777" w:rsidR="004B4732" w:rsidRPr="004B4732" w:rsidRDefault="004B4732" w:rsidP="004B4732">
      <w:r w:rsidRPr="004B4732">
        <w:t>Without OTP, fake accounts multiply.</w:t>
      </w:r>
      <w:r w:rsidRPr="004B4732">
        <w:br/>
        <w:t>With OTP, trust blossoms.</w:t>
      </w:r>
    </w:p>
    <w:p w14:paraId="0972BEC6" w14:textId="77777777" w:rsidR="004B4732" w:rsidRPr="004B4732" w:rsidRDefault="009D19A8" w:rsidP="004B4732">
      <w:r>
        <w:pict w14:anchorId="103BE818">
          <v:rect id="_x0000_i1025" style="width:0;height:1.5pt" o:hralign="center" o:hrstd="t" o:hr="t" fillcolor="#a0a0a0" stroked="f"/>
        </w:pict>
      </w:r>
    </w:p>
    <w:p w14:paraId="120D6329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2. HOME PAGE (Without Login)</w:t>
      </w:r>
    </w:p>
    <w:p w14:paraId="26A1DC56" w14:textId="77777777" w:rsidR="004B4732" w:rsidRPr="004B4732" w:rsidRDefault="004B4732" w:rsidP="004B4732">
      <w:r w:rsidRPr="004B4732">
        <w:t xml:space="preserve">User can </w:t>
      </w:r>
      <w:r w:rsidRPr="004B4732">
        <w:rPr>
          <w:b/>
          <w:bCs/>
        </w:rPr>
        <w:t>view</w:t>
      </w:r>
      <w:r w:rsidRPr="004B4732">
        <w:t xml:space="preserve"> but cannot rent.</w:t>
      </w:r>
    </w:p>
    <w:p w14:paraId="2A8E8AD0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Shows:</w:t>
      </w:r>
    </w:p>
    <w:p w14:paraId="3970108D" w14:textId="77777777" w:rsidR="004B4732" w:rsidRPr="004B4732" w:rsidRDefault="004B4732" w:rsidP="004B4732">
      <w:pPr>
        <w:numPr>
          <w:ilvl w:val="0"/>
          <w:numId w:val="2"/>
        </w:numPr>
      </w:pPr>
      <w:r w:rsidRPr="004B4732">
        <w:t>Categories</w:t>
      </w:r>
    </w:p>
    <w:p w14:paraId="1B37B389" w14:textId="77777777" w:rsidR="004B4732" w:rsidRPr="004B4732" w:rsidRDefault="004B4732" w:rsidP="004B4732">
      <w:pPr>
        <w:numPr>
          <w:ilvl w:val="0"/>
          <w:numId w:val="2"/>
        </w:numPr>
      </w:pPr>
      <w:r w:rsidRPr="004B4732">
        <w:t>Items</w:t>
      </w:r>
    </w:p>
    <w:p w14:paraId="42EF5F18" w14:textId="77777777" w:rsidR="004B4732" w:rsidRPr="004B4732" w:rsidRDefault="004B4732" w:rsidP="004B4732">
      <w:pPr>
        <w:numPr>
          <w:ilvl w:val="0"/>
          <w:numId w:val="2"/>
        </w:numPr>
      </w:pPr>
      <w:r w:rsidRPr="004B4732">
        <w:t>Search bar</w:t>
      </w:r>
    </w:p>
    <w:p w14:paraId="741FEAC4" w14:textId="77777777" w:rsidR="004B4732" w:rsidRPr="004B4732" w:rsidRDefault="004B4732" w:rsidP="004B4732">
      <w:pPr>
        <w:numPr>
          <w:ilvl w:val="0"/>
          <w:numId w:val="2"/>
        </w:numPr>
      </w:pPr>
      <w:r w:rsidRPr="004B4732">
        <w:t>Kerala districts filter</w:t>
      </w:r>
    </w:p>
    <w:p w14:paraId="077E533F" w14:textId="77777777" w:rsidR="004B4732" w:rsidRPr="004B4732" w:rsidRDefault="004B4732" w:rsidP="004B4732">
      <w:pPr>
        <w:numPr>
          <w:ilvl w:val="0"/>
          <w:numId w:val="2"/>
        </w:numPr>
      </w:pPr>
      <w:r w:rsidRPr="004B4732">
        <w:t>Offers</w:t>
      </w:r>
    </w:p>
    <w:p w14:paraId="144C5D0C" w14:textId="77777777" w:rsidR="004B4732" w:rsidRPr="004B4732" w:rsidRDefault="004B4732" w:rsidP="004B4732">
      <w:pPr>
        <w:numPr>
          <w:ilvl w:val="0"/>
          <w:numId w:val="2"/>
        </w:numPr>
      </w:pPr>
      <w:r w:rsidRPr="004B4732">
        <w:t>Popular items</w:t>
      </w:r>
    </w:p>
    <w:p w14:paraId="509A61EF" w14:textId="77777777" w:rsidR="004B4732" w:rsidRPr="004B4732" w:rsidRDefault="004B4732" w:rsidP="004B4732">
      <w:pPr>
        <w:numPr>
          <w:ilvl w:val="0"/>
          <w:numId w:val="2"/>
        </w:numPr>
      </w:pPr>
      <w:r w:rsidRPr="004B4732">
        <w:t>New arrivals</w:t>
      </w:r>
    </w:p>
    <w:p w14:paraId="4DAC0017" w14:textId="77777777" w:rsidR="004B4732" w:rsidRPr="004B4732" w:rsidRDefault="004B4732" w:rsidP="004B4732">
      <w:r w:rsidRPr="004B4732">
        <w:rPr>
          <w:b/>
          <w:bCs/>
        </w:rPr>
        <w:t>Rent Now → redirects to Login</w:t>
      </w:r>
      <w:r w:rsidRPr="004B4732">
        <w:rPr>
          <w:b/>
          <w:bCs/>
        </w:rPr>
        <w:br/>
        <w:t>Add to Wishlist → Login</w:t>
      </w:r>
    </w:p>
    <w:p w14:paraId="5A8C4C45" w14:textId="77777777" w:rsidR="004B4732" w:rsidRPr="004B4732" w:rsidRDefault="004B4732" w:rsidP="004B4732">
      <w:r w:rsidRPr="004B4732">
        <w:t>This gives a professional feel.</w:t>
      </w:r>
    </w:p>
    <w:p w14:paraId="5356CBB5" w14:textId="77777777" w:rsidR="004B4732" w:rsidRPr="004B4732" w:rsidRDefault="009D19A8" w:rsidP="004B4732">
      <w:r>
        <w:pict w14:anchorId="6543A799">
          <v:rect id="_x0000_i1026" style="width:0;height:1.5pt" o:hralign="center" o:hrstd="t" o:hr="t" fillcolor="#a0a0a0" stroked="f"/>
        </w:pict>
      </w:r>
    </w:p>
    <w:p w14:paraId="43D1B406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3. CATEGORY DESIGN (9 FULL MODULES)</w:t>
      </w:r>
    </w:p>
    <w:p w14:paraId="5EF418C7" w14:textId="77777777" w:rsidR="004B4732" w:rsidRPr="004B4732" w:rsidRDefault="004B4732" w:rsidP="004B4732">
      <w:r w:rsidRPr="004B4732">
        <w:t>Below is the structured layout for each category.</w:t>
      </w:r>
    </w:p>
    <w:p w14:paraId="556778E3" w14:textId="77777777" w:rsidR="004B4732" w:rsidRPr="004B4732" w:rsidRDefault="009D19A8" w:rsidP="004B4732">
      <w:r>
        <w:pict w14:anchorId="6F819257">
          <v:rect id="_x0000_i1027" style="width:0;height:1.5pt" o:hralign="center" o:hrstd="t" o:hr="t" fillcolor="#a0a0a0" stroked="f"/>
        </w:pict>
      </w:r>
    </w:p>
    <w:p w14:paraId="7D957A32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lastRenderedPageBreak/>
        <w:t>1️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STUDENT ESSENTIALS</w:t>
      </w:r>
    </w:p>
    <w:p w14:paraId="6A7DD948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Subcategories</w:t>
      </w:r>
    </w:p>
    <w:p w14:paraId="79058894" w14:textId="77777777" w:rsidR="004B4732" w:rsidRPr="004B4732" w:rsidRDefault="004B4732" w:rsidP="004B4732">
      <w:r w:rsidRPr="004B4732">
        <w:t>Study table, chair, mattress, books, laptops, calculators, lab coat, project tools</w:t>
      </w:r>
    </w:p>
    <w:p w14:paraId="64558568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Page Should Include:</w:t>
      </w:r>
    </w:p>
    <w:p w14:paraId="3FEBD97F" w14:textId="77777777" w:rsidR="004B4732" w:rsidRPr="004B4732" w:rsidRDefault="004B4732" w:rsidP="004B4732">
      <w:pPr>
        <w:numPr>
          <w:ilvl w:val="0"/>
          <w:numId w:val="3"/>
        </w:numPr>
      </w:pPr>
      <w:r w:rsidRPr="004B4732">
        <w:t>Filters (Price/day, District, Deposit, Delivery available, New/Used)</w:t>
      </w:r>
    </w:p>
    <w:p w14:paraId="5603BA7F" w14:textId="77777777" w:rsidR="004B4732" w:rsidRPr="004B4732" w:rsidRDefault="004B4732" w:rsidP="004B4732">
      <w:pPr>
        <w:numPr>
          <w:ilvl w:val="0"/>
          <w:numId w:val="3"/>
        </w:numPr>
      </w:pPr>
      <w:r w:rsidRPr="004B4732">
        <w:t>Item cards</w:t>
      </w:r>
    </w:p>
    <w:p w14:paraId="68168069" w14:textId="77777777" w:rsidR="004B4732" w:rsidRPr="004B4732" w:rsidRDefault="004B4732" w:rsidP="004B4732">
      <w:pPr>
        <w:numPr>
          <w:ilvl w:val="0"/>
          <w:numId w:val="3"/>
        </w:numPr>
      </w:pPr>
      <w:r w:rsidRPr="004B4732">
        <w:t>Bundle suggestions:</w:t>
      </w:r>
    </w:p>
    <w:p w14:paraId="42493A06" w14:textId="77777777" w:rsidR="004B4732" w:rsidRPr="004B4732" w:rsidRDefault="004B4732" w:rsidP="004B4732">
      <w:pPr>
        <w:numPr>
          <w:ilvl w:val="1"/>
          <w:numId w:val="3"/>
        </w:numPr>
      </w:pPr>
      <w:r w:rsidRPr="004B4732">
        <w:t>Hostel Starter Kit</w:t>
      </w:r>
    </w:p>
    <w:p w14:paraId="0E43D804" w14:textId="77777777" w:rsidR="004B4732" w:rsidRPr="004B4732" w:rsidRDefault="004B4732" w:rsidP="004B4732">
      <w:pPr>
        <w:numPr>
          <w:ilvl w:val="1"/>
          <w:numId w:val="3"/>
        </w:numPr>
      </w:pPr>
      <w:r w:rsidRPr="004B4732">
        <w:t>Study Combo (Table + Chair + Lamp)</w:t>
      </w:r>
    </w:p>
    <w:p w14:paraId="5BC2D124" w14:textId="77777777" w:rsidR="004B4732" w:rsidRPr="004B4732" w:rsidRDefault="004B4732" w:rsidP="004B4732">
      <w:pPr>
        <w:numPr>
          <w:ilvl w:val="0"/>
          <w:numId w:val="3"/>
        </w:numPr>
      </w:pPr>
      <w:r w:rsidRPr="004B4732">
        <w:t>Ratings</w:t>
      </w:r>
    </w:p>
    <w:p w14:paraId="5BDE3B0D" w14:textId="77777777" w:rsidR="004B4732" w:rsidRPr="004B4732" w:rsidRDefault="004B4732" w:rsidP="004B4732">
      <w:pPr>
        <w:numPr>
          <w:ilvl w:val="0"/>
          <w:numId w:val="3"/>
        </w:numPr>
      </w:pPr>
      <w:r w:rsidRPr="004B4732">
        <w:t>QR safety check (before/after)</w:t>
      </w:r>
    </w:p>
    <w:p w14:paraId="778C4DEB" w14:textId="77777777" w:rsidR="004B4732" w:rsidRPr="004B4732" w:rsidRDefault="009D19A8" w:rsidP="004B4732">
      <w:r>
        <w:pict w14:anchorId="58D7F3D0">
          <v:rect id="_x0000_i1028" style="width:0;height:1.5pt" o:hralign="center" o:hrstd="t" o:hr="t" fillcolor="#a0a0a0" stroked="f"/>
        </w:pict>
      </w:r>
    </w:p>
    <w:p w14:paraId="5C96154C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2️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HOME &amp; DAILY USE</w:t>
      </w:r>
    </w:p>
    <w:p w14:paraId="04BBF83A" w14:textId="77777777" w:rsidR="004B4732" w:rsidRPr="004B4732" w:rsidRDefault="004B4732" w:rsidP="004B4732">
      <w:r w:rsidRPr="004B4732">
        <w:t>Stove, induction, iron, kitchen set, fan, buckets, water dispenser, wheelchair/crutches</w:t>
      </w:r>
    </w:p>
    <w:p w14:paraId="3A2E86F6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Page Elements:</w:t>
      </w:r>
    </w:p>
    <w:p w14:paraId="25FC668F" w14:textId="77777777" w:rsidR="004B4732" w:rsidRPr="004B4732" w:rsidRDefault="004B4732" w:rsidP="004B4732">
      <w:pPr>
        <w:numPr>
          <w:ilvl w:val="0"/>
          <w:numId w:val="4"/>
        </w:numPr>
      </w:pPr>
      <w:r w:rsidRPr="004B4732">
        <w:t>Filters</w:t>
      </w:r>
    </w:p>
    <w:p w14:paraId="5EF73199" w14:textId="77777777" w:rsidR="004B4732" w:rsidRPr="004B4732" w:rsidRDefault="004B4732" w:rsidP="004B4732">
      <w:pPr>
        <w:numPr>
          <w:ilvl w:val="0"/>
          <w:numId w:val="4"/>
        </w:numPr>
      </w:pPr>
      <w:r w:rsidRPr="004B4732">
        <w:t>Item list</w:t>
      </w:r>
    </w:p>
    <w:p w14:paraId="4C369685" w14:textId="77777777" w:rsidR="004B4732" w:rsidRPr="004B4732" w:rsidRDefault="004B4732" w:rsidP="004B4732">
      <w:pPr>
        <w:numPr>
          <w:ilvl w:val="0"/>
          <w:numId w:val="4"/>
        </w:numPr>
      </w:pPr>
      <w:r w:rsidRPr="004B4732">
        <w:t>Emergency items (fast delivery)</w:t>
      </w:r>
    </w:p>
    <w:p w14:paraId="65394148" w14:textId="77777777" w:rsidR="004B4732" w:rsidRPr="004B4732" w:rsidRDefault="004B4732" w:rsidP="004B4732">
      <w:pPr>
        <w:numPr>
          <w:ilvl w:val="0"/>
          <w:numId w:val="4"/>
        </w:numPr>
      </w:pPr>
      <w:r w:rsidRPr="004B4732">
        <w:t>Hygiene badge</w:t>
      </w:r>
    </w:p>
    <w:p w14:paraId="608A669C" w14:textId="77777777" w:rsidR="004B4732" w:rsidRPr="004B4732" w:rsidRDefault="004B4732" w:rsidP="004B4732">
      <w:pPr>
        <w:numPr>
          <w:ilvl w:val="0"/>
          <w:numId w:val="4"/>
        </w:numPr>
      </w:pPr>
      <w:r w:rsidRPr="004B4732">
        <w:t>Weekly/monthly rent</w:t>
      </w:r>
    </w:p>
    <w:p w14:paraId="388F4763" w14:textId="77777777" w:rsidR="004B4732" w:rsidRPr="004B4732" w:rsidRDefault="009D19A8" w:rsidP="004B4732">
      <w:r>
        <w:pict w14:anchorId="6FB15517">
          <v:rect id="_x0000_i1029" style="width:0;height:1.5pt" o:hralign="center" o:hrstd="t" o:hr="t" fillcolor="#a0a0a0" stroked="f"/>
        </w:pict>
      </w:r>
    </w:p>
    <w:p w14:paraId="6BB27D33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3️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ELECTRONICS</w:t>
      </w:r>
    </w:p>
    <w:p w14:paraId="3979FE5F" w14:textId="77777777" w:rsidR="004B4732" w:rsidRPr="004B4732" w:rsidRDefault="004B4732" w:rsidP="004B4732">
      <w:r w:rsidRPr="004B4732">
        <w:t>Laptop, projector, camera, power bank, speaker, router</w:t>
      </w:r>
    </w:p>
    <w:p w14:paraId="18204B45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Page Elements:</w:t>
      </w:r>
    </w:p>
    <w:p w14:paraId="29F457DB" w14:textId="1A9BF69E" w:rsidR="004B4732" w:rsidRPr="004B4732" w:rsidRDefault="004B4732" w:rsidP="004B4732">
      <w:pPr>
        <w:numPr>
          <w:ilvl w:val="0"/>
          <w:numId w:val="5"/>
        </w:numPr>
      </w:pPr>
      <w:r w:rsidRPr="004B4732">
        <w:t>Filters: Brand, RAM/ROM, Resolution</w:t>
      </w:r>
    </w:p>
    <w:p w14:paraId="1DDB3278" w14:textId="77777777" w:rsidR="004B4732" w:rsidRPr="004B4732" w:rsidRDefault="004B4732" w:rsidP="004B4732">
      <w:pPr>
        <w:numPr>
          <w:ilvl w:val="0"/>
          <w:numId w:val="5"/>
        </w:numPr>
      </w:pPr>
      <w:r w:rsidRPr="004B4732">
        <w:t>Product cards</w:t>
      </w:r>
    </w:p>
    <w:p w14:paraId="7D2BEB20" w14:textId="77777777" w:rsidR="004B4732" w:rsidRPr="004B4732" w:rsidRDefault="004B4732" w:rsidP="004B4732">
      <w:pPr>
        <w:numPr>
          <w:ilvl w:val="0"/>
          <w:numId w:val="5"/>
        </w:numPr>
      </w:pPr>
      <w:r w:rsidRPr="004B4732">
        <w:t>Compare button</w:t>
      </w:r>
    </w:p>
    <w:p w14:paraId="18E81A0C" w14:textId="77777777" w:rsidR="004B4732" w:rsidRPr="004B4732" w:rsidRDefault="004B4732" w:rsidP="004B4732">
      <w:pPr>
        <w:numPr>
          <w:ilvl w:val="0"/>
          <w:numId w:val="5"/>
        </w:numPr>
      </w:pPr>
      <w:r w:rsidRPr="004B4732">
        <w:t>Insurance option</w:t>
      </w:r>
    </w:p>
    <w:p w14:paraId="1B3BF5BC" w14:textId="77777777" w:rsidR="004B4732" w:rsidRPr="004B4732" w:rsidRDefault="004B4732" w:rsidP="004B4732">
      <w:pPr>
        <w:numPr>
          <w:ilvl w:val="0"/>
          <w:numId w:val="5"/>
        </w:numPr>
      </w:pPr>
      <w:r w:rsidRPr="004B4732">
        <w:t>Condition history</w:t>
      </w:r>
    </w:p>
    <w:p w14:paraId="664EE9B0" w14:textId="77777777" w:rsidR="004B4732" w:rsidRPr="004B4732" w:rsidRDefault="009D19A8" w:rsidP="004B4732">
      <w:r>
        <w:pict w14:anchorId="011A4E18">
          <v:rect id="_x0000_i1030" style="width:0;height:1.5pt" o:hralign="center" o:hrstd="t" o:hr="t" fillcolor="#a0a0a0" stroked="f"/>
        </w:pict>
      </w:r>
    </w:p>
    <w:p w14:paraId="7C67EE35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4️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FARM EQUIPMENT </w:t>
      </w:r>
      <w:r w:rsidRPr="004B4732">
        <w:rPr>
          <w:b/>
          <w:bCs/>
          <w:i/>
          <w:iCs/>
        </w:rPr>
        <w:t>(Kerala Special)</w:t>
      </w:r>
    </w:p>
    <w:p w14:paraId="3A2A6F53" w14:textId="77777777" w:rsidR="004B4732" w:rsidRPr="004B4732" w:rsidRDefault="004B4732" w:rsidP="004B4732">
      <w:r w:rsidRPr="004B4732">
        <w:lastRenderedPageBreak/>
        <w:t>Grass cutter, coconut climber, sprayer, tiller, irrigation pump, tractor</w:t>
      </w:r>
    </w:p>
    <w:p w14:paraId="08FD979A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Page Elements:</w:t>
      </w:r>
    </w:p>
    <w:p w14:paraId="03AD9743" w14:textId="77777777" w:rsidR="004B4732" w:rsidRPr="004B4732" w:rsidRDefault="004B4732" w:rsidP="004B4732">
      <w:pPr>
        <w:numPr>
          <w:ilvl w:val="0"/>
          <w:numId w:val="6"/>
        </w:numPr>
      </w:pPr>
      <w:r w:rsidRPr="004B4732">
        <w:t>Filters: Hourly/Daily</w:t>
      </w:r>
    </w:p>
    <w:p w14:paraId="35908E2D" w14:textId="77777777" w:rsidR="004B4732" w:rsidRPr="004B4732" w:rsidRDefault="004B4732" w:rsidP="004B4732">
      <w:pPr>
        <w:numPr>
          <w:ilvl w:val="0"/>
          <w:numId w:val="6"/>
        </w:numPr>
      </w:pPr>
      <w:r w:rsidRPr="004B4732">
        <w:t>Item cards</w:t>
      </w:r>
    </w:p>
    <w:p w14:paraId="05AB2DF7" w14:textId="77777777" w:rsidR="004B4732" w:rsidRPr="004B4732" w:rsidRDefault="004B4732" w:rsidP="004B4732">
      <w:pPr>
        <w:numPr>
          <w:ilvl w:val="0"/>
          <w:numId w:val="6"/>
        </w:numPr>
      </w:pPr>
      <w:r w:rsidRPr="004B4732">
        <w:t>Add-on: Operator available/not</w:t>
      </w:r>
    </w:p>
    <w:p w14:paraId="130F1980" w14:textId="77777777" w:rsidR="004B4732" w:rsidRPr="004B4732" w:rsidRDefault="004B4732" w:rsidP="004B4732">
      <w:pPr>
        <w:numPr>
          <w:ilvl w:val="0"/>
          <w:numId w:val="6"/>
        </w:numPr>
      </w:pPr>
      <w:r w:rsidRPr="004B4732">
        <w:t>Fuel info</w:t>
      </w:r>
    </w:p>
    <w:p w14:paraId="455202E4" w14:textId="77777777" w:rsidR="004B4732" w:rsidRPr="004B4732" w:rsidRDefault="004B4732" w:rsidP="004B4732">
      <w:pPr>
        <w:numPr>
          <w:ilvl w:val="0"/>
          <w:numId w:val="6"/>
        </w:numPr>
      </w:pPr>
      <w:r w:rsidRPr="004B4732">
        <w:t>Safety gear suggestions</w:t>
      </w:r>
    </w:p>
    <w:p w14:paraId="7645B1ED" w14:textId="77777777" w:rsidR="004B4732" w:rsidRPr="004B4732" w:rsidRDefault="009D19A8" w:rsidP="004B4732">
      <w:r>
        <w:pict w14:anchorId="69329036">
          <v:rect id="_x0000_i1031" style="width:0;height:1.5pt" o:hralign="center" o:hrstd="t" o:hr="t" fillcolor="#a0a0a0" stroked="f"/>
        </w:pict>
      </w:r>
    </w:p>
    <w:p w14:paraId="6AC7CDC7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5️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TRAVEL &amp; OUTDOOR</w:t>
      </w:r>
    </w:p>
    <w:p w14:paraId="0E2E2EBA" w14:textId="022AFD09" w:rsidR="004B4732" w:rsidRPr="004B4732" w:rsidRDefault="004B4732" w:rsidP="004B4732">
      <w:r w:rsidRPr="004B4732">
        <w:t>Helmet, bicycle, tent, trekking bag, raincoat</w:t>
      </w:r>
    </w:p>
    <w:p w14:paraId="1CC34A8C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Page Elements:</w:t>
      </w:r>
    </w:p>
    <w:p w14:paraId="0B0FA073" w14:textId="77777777" w:rsidR="004B4732" w:rsidRPr="004B4732" w:rsidRDefault="004B4732" w:rsidP="004B4732">
      <w:pPr>
        <w:numPr>
          <w:ilvl w:val="0"/>
          <w:numId w:val="7"/>
        </w:numPr>
      </w:pPr>
      <w:r w:rsidRPr="004B4732">
        <w:t>Filters: Size, Type</w:t>
      </w:r>
    </w:p>
    <w:p w14:paraId="718B091B" w14:textId="77777777" w:rsidR="004B4732" w:rsidRPr="004B4732" w:rsidRDefault="004B4732" w:rsidP="004B4732">
      <w:pPr>
        <w:numPr>
          <w:ilvl w:val="0"/>
          <w:numId w:val="7"/>
        </w:numPr>
      </w:pPr>
      <w:r w:rsidRPr="004B4732">
        <w:t>Cards</w:t>
      </w:r>
    </w:p>
    <w:p w14:paraId="7DE94CE3" w14:textId="77777777" w:rsidR="004B4732" w:rsidRPr="004B4732" w:rsidRDefault="004B4732" w:rsidP="004B4732">
      <w:pPr>
        <w:numPr>
          <w:ilvl w:val="0"/>
          <w:numId w:val="7"/>
        </w:numPr>
      </w:pPr>
      <w:r w:rsidRPr="004B4732">
        <w:t>Popular routes</w:t>
      </w:r>
    </w:p>
    <w:p w14:paraId="7A3798DF" w14:textId="77777777" w:rsidR="004B4732" w:rsidRPr="004B4732" w:rsidRDefault="004B4732" w:rsidP="004B4732">
      <w:pPr>
        <w:numPr>
          <w:ilvl w:val="0"/>
          <w:numId w:val="7"/>
        </w:numPr>
      </w:pPr>
      <w:r w:rsidRPr="004B4732">
        <w:t>Secure deposit info</w:t>
      </w:r>
    </w:p>
    <w:p w14:paraId="41F09F51" w14:textId="77777777" w:rsidR="004B4732" w:rsidRPr="004B4732" w:rsidRDefault="009D19A8" w:rsidP="004B4732">
      <w:r>
        <w:pict w14:anchorId="53D348E0">
          <v:rect id="_x0000_i1032" style="width:0;height:1.5pt" o:hralign="center" o:hrstd="t" o:hr="t" fillcolor="#a0a0a0" stroked="f"/>
        </w:pict>
      </w:r>
    </w:p>
    <w:p w14:paraId="471CCD74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6️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EVENT &amp; PARTY RENTALS</w:t>
      </w:r>
    </w:p>
    <w:p w14:paraId="3702AB9D" w14:textId="77777777" w:rsidR="004B4732" w:rsidRPr="004B4732" w:rsidRDefault="004B4732" w:rsidP="004B4732">
      <w:r w:rsidRPr="004B4732">
        <w:t>Chairs, tables, shamiyana, lights, décor, PA system</w:t>
      </w:r>
    </w:p>
    <w:p w14:paraId="7C7E8305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Page Includes:</w:t>
      </w:r>
    </w:p>
    <w:p w14:paraId="1C75409E" w14:textId="77777777" w:rsidR="004B4732" w:rsidRPr="004B4732" w:rsidRDefault="004B4732" w:rsidP="004B4732">
      <w:pPr>
        <w:numPr>
          <w:ilvl w:val="0"/>
          <w:numId w:val="8"/>
        </w:numPr>
      </w:pPr>
      <w:r w:rsidRPr="004B4732">
        <w:t>Filters (Quantity, Date)</w:t>
      </w:r>
    </w:p>
    <w:p w14:paraId="593CB328" w14:textId="77777777" w:rsidR="004B4732" w:rsidRPr="004B4732" w:rsidRDefault="004B4732" w:rsidP="004B4732">
      <w:pPr>
        <w:numPr>
          <w:ilvl w:val="0"/>
          <w:numId w:val="8"/>
        </w:numPr>
      </w:pPr>
      <w:r w:rsidRPr="004B4732">
        <w:t>Bulk order option</w:t>
      </w:r>
    </w:p>
    <w:p w14:paraId="08B1E37F" w14:textId="77777777" w:rsidR="004B4732" w:rsidRPr="004B4732" w:rsidRDefault="004B4732" w:rsidP="004B4732">
      <w:pPr>
        <w:numPr>
          <w:ilvl w:val="0"/>
          <w:numId w:val="8"/>
        </w:numPr>
      </w:pPr>
      <w:r w:rsidRPr="004B4732">
        <w:t>Combos (Stage + Mic)</w:t>
      </w:r>
    </w:p>
    <w:p w14:paraId="2B712A12" w14:textId="77777777" w:rsidR="004B4732" w:rsidRPr="004B4732" w:rsidRDefault="004B4732" w:rsidP="004B4732">
      <w:pPr>
        <w:numPr>
          <w:ilvl w:val="0"/>
          <w:numId w:val="8"/>
        </w:numPr>
      </w:pPr>
      <w:r w:rsidRPr="004B4732">
        <w:t>Transport cost calculator</w:t>
      </w:r>
    </w:p>
    <w:p w14:paraId="2F67D174" w14:textId="77777777" w:rsidR="004B4732" w:rsidRPr="004B4732" w:rsidRDefault="009D19A8" w:rsidP="004B4732">
      <w:r>
        <w:pict w14:anchorId="6B9F95D6">
          <v:rect id="_x0000_i1033" style="width:0;height:1.5pt" o:hralign="center" o:hrstd="t" o:hr="t" fillcolor="#a0a0a0" stroked="f"/>
        </w:pict>
      </w:r>
    </w:p>
    <w:p w14:paraId="3CDB0B9C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7️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TOOLS &amp; HARDWARE</w:t>
      </w:r>
    </w:p>
    <w:p w14:paraId="3A59298D" w14:textId="77777777" w:rsidR="004B4732" w:rsidRPr="004B4732" w:rsidRDefault="004B4732" w:rsidP="004B4732">
      <w:r w:rsidRPr="004B4732">
        <w:t>Drill, ladder, tile cutter, welding machine, paint sprayer</w:t>
      </w:r>
    </w:p>
    <w:p w14:paraId="099BE3D0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Page Includes:</w:t>
      </w:r>
    </w:p>
    <w:p w14:paraId="3C7F5105" w14:textId="77777777" w:rsidR="004B4732" w:rsidRPr="004B4732" w:rsidRDefault="004B4732" w:rsidP="004B4732">
      <w:pPr>
        <w:numPr>
          <w:ilvl w:val="0"/>
          <w:numId w:val="9"/>
        </w:numPr>
      </w:pPr>
      <w:r w:rsidRPr="004B4732">
        <w:t>Filters</w:t>
      </w:r>
    </w:p>
    <w:p w14:paraId="7B53F7F7" w14:textId="77777777" w:rsidR="004B4732" w:rsidRPr="004B4732" w:rsidRDefault="004B4732" w:rsidP="004B4732">
      <w:pPr>
        <w:numPr>
          <w:ilvl w:val="0"/>
          <w:numId w:val="9"/>
        </w:numPr>
      </w:pPr>
      <w:r w:rsidRPr="004B4732">
        <w:t>Item cards</w:t>
      </w:r>
    </w:p>
    <w:p w14:paraId="5F5CC60D" w14:textId="77777777" w:rsidR="004B4732" w:rsidRPr="004B4732" w:rsidRDefault="004B4732" w:rsidP="004B4732">
      <w:pPr>
        <w:numPr>
          <w:ilvl w:val="0"/>
          <w:numId w:val="9"/>
        </w:numPr>
      </w:pPr>
      <w:r w:rsidRPr="004B4732">
        <w:t>Usage video link</w:t>
      </w:r>
    </w:p>
    <w:p w14:paraId="0526BC5D" w14:textId="77777777" w:rsidR="004B4732" w:rsidRDefault="004B4732" w:rsidP="004B4732">
      <w:pPr>
        <w:numPr>
          <w:ilvl w:val="0"/>
          <w:numId w:val="9"/>
        </w:numPr>
      </w:pPr>
      <w:r w:rsidRPr="004B4732">
        <w:t>Safety guide</w:t>
      </w:r>
    </w:p>
    <w:p w14:paraId="0A2994BF" w14:textId="77777777" w:rsidR="009A6EDE" w:rsidRPr="009A6EDE" w:rsidRDefault="009A6EDE" w:rsidP="009A6EDE">
      <w:pPr>
        <w:ind w:left="360"/>
        <w:rPr>
          <w:ins w:id="0" w:author="Microsoft Word" w:date="2025-12-05T16:27:00Z" w16du:dateUtc="2025-12-05T10:57:00Z"/>
          <w:b/>
          <w:bCs/>
        </w:rPr>
      </w:pPr>
      <w:ins w:id="1" w:author="Microsoft Word" w:date="2025-12-05T16:27:00Z" w16du:dateUtc="2025-12-05T10:57:00Z">
        <w:r w:rsidRPr="009A6EDE">
          <w:rPr>
            <w:b/>
            <w:bCs/>
          </w:rPr>
          <w:lastRenderedPageBreak/>
          <w:t>8️</w:t>
        </w:r>
        <w:r w:rsidRPr="009A6EDE">
          <w:rPr>
            <w:rFonts w:ascii="Segoe UI Symbol" w:hAnsi="Segoe UI Symbol" w:cs="Segoe UI Symbol"/>
            <w:b/>
            <w:bCs/>
          </w:rPr>
          <w:t>⃣</w:t>
        </w:r>
        <w:r w:rsidRPr="009A6EDE">
          <w:rPr>
            <w:b/>
            <w:bCs/>
          </w:rPr>
          <w:t xml:space="preserve"> HEALTH &amp; MEDICAL RENTALS (Highly useful)</w:t>
        </w:r>
      </w:ins>
    </w:p>
    <w:p w14:paraId="783C0DCB" w14:textId="77777777" w:rsidR="009A6EDE" w:rsidRPr="009A6EDE" w:rsidRDefault="009A6EDE" w:rsidP="009A6EDE">
      <w:pPr>
        <w:ind w:left="360"/>
        <w:rPr>
          <w:ins w:id="2" w:author="Microsoft Word" w:date="2025-12-05T16:27:00Z" w16du:dateUtc="2025-12-05T10:57:00Z"/>
          <w:b/>
          <w:bCs/>
        </w:rPr>
      </w:pPr>
      <w:ins w:id="3" w:author="Microsoft Word" w:date="2025-12-05T16:27:00Z" w16du:dateUtc="2025-12-05T10:57:00Z">
        <w:r w:rsidRPr="009A6EDE">
          <w:rPr>
            <w:b/>
            <w:bCs/>
          </w:rPr>
          <w:t>Items:</w:t>
        </w:r>
      </w:ins>
    </w:p>
    <w:p w14:paraId="32EA1D9B" w14:textId="77777777" w:rsidR="009A6EDE" w:rsidRPr="009A6EDE" w:rsidRDefault="009A6EDE" w:rsidP="009D19A8">
      <w:pPr>
        <w:numPr>
          <w:ilvl w:val="0"/>
          <w:numId w:val="45"/>
        </w:numPr>
        <w:rPr>
          <w:ins w:id="4" w:author="Microsoft Word" w:date="2025-12-05T16:27:00Z" w16du:dateUtc="2025-12-05T10:57:00Z"/>
        </w:rPr>
      </w:pPr>
      <w:ins w:id="5" w:author="Microsoft Word" w:date="2025-12-05T16:27:00Z" w16du:dateUtc="2025-12-05T10:57:00Z">
        <w:r w:rsidRPr="009A6EDE">
          <w:t>Wheelchair</w:t>
        </w:r>
      </w:ins>
    </w:p>
    <w:p w14:paraId="5A7E9CB2" w14:textId="77777777" w:rsidR="009A6EDE" w:rsidRPr="009A6EDE" w:rsidRDefault="009A6EDE" w:rsidP="009D19A8">
      <w:pPr>
        <w:numPr>
          <w:ilvl w:val="0"/>
          <w:numId w:val="45"/>
        </w:numPr>
        <w:rPr>
          <w:ins w:id="6" w:author="Microsoft Word" w:date="2025-12-05T16:27:00Z" w16du:dateUtc="2025-12-05T10:57:00Z"/>
        </w:rPr>
      </w:pPr>
      <w:ins w:id="7" w:author="Microsoft Word" w:date="2025-12-05T16:27:00Z" w16du:dateUtc="2025-12-05T10:57:00Z">
        <w:r w:rsidRPr="009A6EDE">
          <w:t>Walkers</w:t>
        </w:r>
      </w:ins>
    </w:p>
    <w:p w14:paraId="464E4D41" w14:textId="77777777" w:rsidR="009A6EDE" w:rsidRPr="009A6EDE" w:rsidRDefault="009A6EDE" w:rsidP="009D19A8">
      <w:pPr>
        <w:numPr>
          <w:ilvl w:val="0"/>
          <w:numId w:val="45"/>
        </w:numPr>
        <w:rPr>
          <w:ins w:id="8" w:author="Microsoft Word" w:date="2025-12-05T16:27:00Z" w16du:dateUtc="2025-12-05T10:57:00Z"/>
        </w:rPr>
      </w:pPr>
      <w:ins w:id="9" w:author="Microsoft Word" w:date="2025-12-05T16:27:00Z" w16du:dateUtc="2025-12-05T10:57:00Z">
        <w:r w:rsidRPr="009A6EDE">
          <w:t>Nebulizer</w:t>
        </w:r>
      </w:ins>
    </w:p>
    <w:p w14:paraId="44F6825E" w14:textId="77777777" w:rsidR="009A6EDE" w:rsidRPr="009A6EDE" w:rsidRDefault="009A6EDE" w:rsidP="009D19A8">
      <w:pPr>
        <w:numPr>
          <w:ilvl w:val="0"/>
          <w:numId w:val="45"/>
        </w:numPr>
        <w:rPr>
          <w:ins w:id="10" w:author="Microsoft Word" w:date="2025-12-05T16:27:00Z" w16du:dateUtc="2025-12-05T10:57:00Z"/>
        </w:rPr>
      </w:pPr>
      <w:ins w:id="11" w:author="Microsoft Word" w:date="2025-12-05T16:27:00Z" w16du:dateUtc="2025-12-05T10:57:00Z">
        <w:r w:rsidRPr="009A6EDE">
          <w:t>BP monitor</w:t>
        </w:r>
      </w:ins>
    </w:p>
    <w:p w14:paraId="3FF41C20" w14:textId="77777777" w:rsidR="009A6EDE" w:rsidRPr="009A6EDE" w:rsidRDefault="009A6EDE" w:rsidP="009D19A8">
      <w:pPr>
        <w:numPr>
          <w:ilvl w:val="0"/>
          <w:numId w:val="45"/>
        </w:numPr>
        <w:rPr>
          <w:ins w:id="12" w:author="Microsoft Word" w:date="2025-12-05T16:27:00Z" w16du:dateUtc="2025-12-05T10:57:00Z"/>
        </w:rPr>
      </w:pPr>
      <w:ins w:id="13" w:author="Microsoft Word" w:date="2025-12-05T16:27:00Z" w16du:dateUtc="2025-12-05T10:57:00Z">
        <w:r w:rsidRPr="009A6EDE">
          <w:t>Oxygen concentrator</w:t>
        </w:r>
      </w:ins>
    </w:p>
    <w:p w14:paraId="12E7D883" w14:textId="77777777" w:rsidR="009A6EDE" w:rsidRPr="009A6EDE" w:rsidRDefault="009A6EDE" w:rsidP="009D19A8">
      <w:pPr>
        <w:numPr>
          <w:ilvl w:val="0"/>
          <w:numId w:val="45"/>
        </w:numPr>
        <w:rPr>
          <w:ins w:id="14" w:author="Microsoft Word" w:date="2025-12-05T16:27:00Z" w16du:dateUtc="2025-12-05T10:57:00Z"/>
        </w:rPr>
      </w:pPr>
      <w:ins w:id="15" w:author="Microsoft Word" w:date="2025-12-05T16:27:00Z" w16du:dateUtc="2025-12-05T10:57:00Z">
        <w:r w:rsidRPr="009A6EDE">
          <w:t>Patient bed</w:t>
        </w:r>
      </w:ins>
    </w:p>
    <w:p w14:paraId="6369C7BE" w14:textId="77777777" w:rsidR="009A6EDE" w:rsidRPr="009A6EDE" w:rsidRDefault="009A6EDE" w:rsidP="009D19A8">
      <w:pPr>
        <w:numPr>
          <w:ilvl w:val="0"/>
          <w:numId w:val="45"/>
        </w:numPr>
        <w:rPr>
          <w:ins w:id="16" w:author="Microsoft Word" w:date="2025-12-05T16:27:00Z" w16du:dateUtc="2025-12-05T10:57:00Z"/>
        </w:rPr>
      </w:pPr>
      <w:ins w:id="17" w:author="Microsoft Word" w:date="2025-12-05T16:27:00Z" w16du:dateUtc="2025-12-05T10:57:00Z">
        <w:r w:rsidRPr="009A6EDE">
          <w:t>Commode chair</w:t>
        </w:r>
      </w:ins>
    </w:p>
    <w:p w14:paraId="4703C8D5" w14:textId="77777777" w:rsidR="009A6EDE" w:rsidRPr="009A6EDE" w:rsidRDefault="009A6EDE" w:rsidP="009A6EDE">
      <w:pPr>
        <w:ind w:left="360"/>
        <w:rPr>
          <w:ins w:id="18" w:author="Microsoft Word" w:date="2025-12-05T16:27:00Z" w16du:dateUtc="2025-12-05T10:57:00Z"/>
          <w:b/>
          <w:bCs/>
        </w:rPr>
      </w:pPr>
      <w:ins w:id="19" w:author="Microsoft Word" w:date="2025-12-05T16:27:00Z" w16du:dateUtc="2025-12-05T10:57:00Z">
        <w:r w:rsidRPr="009A6EDE">
          <w:rPr>
            <w:rFonts w:ascii="Segoe UI Emoji" w:hAnsi="Segoe UI Emoji" w:cs="Segoe UI Emoji"/>
            <w:b/>
            <w:bCs/>
          </w:rPr>
          <w:t>🔟</w:t>
        </w:r>
        <w:r w:rsidRPr="009A6EDE">
          <w:rPr>
            <w:b/>
            <w:bCs/>
          </w:rPr>
          <w:t xml:space="preserve"> FITNESS &amp; SPORTS RENTALS</w:t>
        </w:r>
      </w:ins>
    </w:p>
    <w:p w14:paraId="773C7E00" w14:textId="77777777" w:rsidR="009A6EDE" w:rsidRPr="009A6EDE" w:rsidRDefault="009A6EDE" w:rsidP="009A6EDE">
      <w:pPr>
        <w:ind w:left="360"/>
        <w:rPr>
          <w:ins w:id="20" w:author="Microsoft Word" w:date="2025-12-05T16:27:00Z" w16du:dateUtc="2025-12-05T10:57:00Z"/>
        </w:rPr>
      </w:pPr>
      <w:ins w:id="21" w:author="Microsoft Word" w:date="2025-12-05T16:27:00Z" w16du:dateUtc="2025-12-05T10:57:00Z">
        <w:r w:rsidRPr="009A6EDE">
          <w:t>Items:</w:t>
        </w:r>
      </w:ins>
    </w:p>
    <w:p w14:paraId="66BAB20B" w14:textId="77777777" w:rsidR="009A6EDE" w:rsidRPr="009A6EDE" w:rsidRDefault="009A6EDE" w:rsidP="009D19A8">
      <w:pPr>
        <w:numPr>
          <w:ilvl w:val="0"/>
          <w:numId w:val="46"/>
        </w:numPr>
        <w:rPr>
          <w:ins w:id="22" w:author="Microsoft Word" w:date="2025-12-05T16:27:00Z" w16du:dateUtc="2025-12-05T10:57:00Z"/>
        </w:rPr>
      </w:pPr>
      <w:ins w:id="23" w:author="Microsoft Word" w:date="2025-12-05T16:27:00Z" w16du:dateUtc="2025-12-05T10:57:00Z">
        <w:r w:rsidRPr="009A6EDE">
          <w:t>Dumbbells</w:t>
        </w:r>
      </w:ins>
    </w:p>
    <w:p w14:paraId="234D4D81" w14:textId="77777777" w:rsidR="009A6EDE" w:rsidRPr="009A6EDE" w:rsidRDefault="009A6EDE" w:rsidP="009D19A8">
      <w:pPr>
        <w:numPr>
          <w:ilvl w:val="0"/>
          <w:numId w:val="46"/>
        </w:numPr>
        <w:rPr>
          <w:ins w:id="24" w:author="Microsoft Word" w:date="2025-12-05T16:27:00Z" w16du:dateUtc="2025-12-05T10:57:00Z"/>
        </w:rPr>
      </w:pPr>
      <w:ins w:id="25" w:author="Microsoft Word" w:date="2025-12-05T16:27:00Z" w16du:dateUtc="2025-12-05T10:57:00Z">
        <w:r w:rsidRPr="009A6EDE">
          <w:t>Treadmill</w:t>
        </w:r>
      </w:ins>
    </w:p>
    <w:p w14:paraId="67A30ADA" w14:textId="77777777" w:rsidR="009A6EDE" w:rsidRPr="009A6EDE" w:rsidRDefault="009A6EDE" w:rsidP="009D19A8">
      <w:pPr>
        <w:numPr>
          <w:ilvl w:val="0"/>
          <w:numId w:val="46"/>
        </w:numPr>
        <w:rPr>
          <w:ins w:id="26" w:author="Microsoft Word" w:date="2025-12-05T16:27:00Z" w16du:dateUtc="2025-12-05T10:57:00Z"/>
        </w:rPr>
      </w:pPr>
      <w:ins w:id="27" w:author="Microsoft Word" w:date="2025-12-05T16:27:00Z" w16du:dateUtc="2025-12-05T10:57:00Z">
        <w:r w:rsidRPr="009A6EDE">
          <w:t>Yoga mat</w:t>
        </w:r>
      </w:ins>
    </w:p>
    <w:p w14:paraId="74E447DA" w14:textId="77777777" w:rsidR="009A6EDE" w:rsidRPr="009A6EDE" w:rsidRDefault="009A6EDE" w:rsidP="009D19A8">
      <w:pPr>
        <w:numPr>
          <w:ilvl w:val="0"/>
          <w:numId w:val="46"/>
        </w:numPr>
        <w:rPr>
          <w:ins w:id="28" w:author="Microsoft Word" w:date="2025-12-05T16:27:00Z" w16du:dateUtc="2025-12-05T10:57:00Z"/>
        </w:rPr>
      </w:pPr>
      <w:ins w:id="29" w:author="Microsoft Word" w:date="2025-12-05T16:27:00Z" w16du:dateUtc="2025-12-05T10:57:00Z">
        <w:r w:rsidRPr="009A6EDE">
          <w:t>Bicycle trainer</w:t>
        </w:r>
      </w:ins>
    </w:p>
    <w:p w14:paraId="74A55D4B" w14:textId="77777777" w:rsidR="009A6EDE" w:rsidRPr="009A6EDE" w:rsidRDefault="009A6EDE" w:rsidP="009D19A8">
      <w:pPr>
        <w:numPr>
          <w:ilvl w:val="0"/>
          <w:numId w:val="46"/>
        </w:numPr>
        <w:rPr>
          <w:ins w:id="30" w:author="Microsoft Word" w:date="2025-12-05T16:27:00Z" w16du:dateUtc="2025-12-05T10:57:00Z"/>
        </w:rPr>
      </w:pPr>
      <w:ins w:id="31" w:author="Microsoft Word" w:date="2025-12-05T16:27:00Z" w16du:dateUtc="2025-12-05T10:57:00Z">
        <w:r w:rsidRPr="009A6EDE">
          <w:t>Cricket kit</w:t>
        </w:r>
      </w:ins>
    </w:p>
    <w:p w14:paraId="06F9040E" w14:textId="77777777" w:rsidR="009A6EDE" w:rsidRPr="009A6EDE" w:rsidRDefault="009A6EDE" w:rsidP="009D19A8">
      <w:pPr>
        <w:numPr>
          <w:ilvl w:val="0"/>
          <w:numId w:val="46"/>
        </w:numPr>
        <w:rPr>
          <w:ins w:id="32" w:author="Microsoft Word" w:date="2025-12-05T16:27:00Z" w16du:dateUtc="2025-12-05T10:57:00Z"/>
        </w:rPr>
      </w:pPr>
      <w:ins w:id="33" w:author="Microsoft Word" w:date="2025-12-05T16:27:00Z" w16du:dateUtc="2025-12-05T10:57:00Z">
        <w:r w:rsidRPr="009A6EDE">
          <w:t>Football cones</w:t>
        </w:r>
      </w:ins>
    </w:p>
    <w:p w14:paraId="6D952422" w14:textId="4E76BCCA" w:rsidR="004B4732" w:rsidRPr="004B4732" w:rsidRDefault="009A6EDE" w:rsidP="009D19A8">
      <w:pPr>
        <w:numPr>
          <w:ilvl w:val="0"/>
          <w:numId w:val="46"/>
        </w:numPr>
      </w:pPr>
      <w:ins w:id="34" w:author="Microsoft Word" w:date="2025-12-05T16:27:00Z" w16du:dateUtc="2025-12-05T10:57:00Z">
        <w:r w:rsidRPr="009A6EDE">
          <w:t>Shuttle rackets</w:t>
        </w:r>
      </w:ins>
    </w:p>
    <w:p w14:paraId="1BEDC845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COMMON STRUCTURE FOR ALL CATEGORY PAGES</w:t>
      </w:r>
    </w:p>
    <w:p w14:paraId="0C28C341" w14:textId="77777777" w:rsidR="004B4732" w:rsidRPr="004B4732" w:rsidRDefault="004B4732" w:rsidP="004B4732">
      <w:r w:rsidRPr="004B4732">
        <w:t>Every category page MUST show:</w:t>
      </w:r>
    </w:p>
    <w:p w14:paraId="12D75355" w14:textId="77777777" w:rsidR="004B4732" w:rsidRPr="004B4732" w:rsidRDefault="004B4732" w:rsidP="009D19A8">
      <w:pPr>
        <w:numPr>
          <w:ilvl w:val="0"/>
          <w:numId w:val="10"/>
        </w:numPr>
      </w:pPr>
      <w:r w:rsidRPr="004B4732">
        <w:t>Category Title</w:t>
      </w:r>
    </w:p>
    <w:p w14:paraId="69A498A0" w14:textId="77777777" w:rsidR="004B4732" w:rsidRPr="004B4732" w:rsidRDefault="004B4732" w:rsidP="009D19A8">
      <w:pPr>
        <w:numPr>
          <w:ilvl w:val="0"/>
          <w:numId w:val="10"/>
        </w:numPr>
      </w:pPr>
      <w:r w:rsidRPr="004B4732">
        <w:t>Filters</w:t>
      </w:r>
    </w:p>
    <w:p w14:paraId="6A802D88" w14:textId="77777777" w:rsidR="004B4732" w:rsidRPr="004B4732" w:rsidRDefault="004B4732" w:rsidP="009D19A8">
      <w:pPr>
        <w:numPr>
          <w:ilvl w:val="0"/>
          <w:numId w:val="10"/>
        </w:numPr>
      </w:pPr>
      <w:r w:rsidRPr="004B4732">
        <w:t>Subcategory List</w:t>
      </w:r>
    </w:p>
    <w:p w14:paraId="525F9A77" w14:textId="77777777" w:rsidR="004B4732" w:rsidRPr="004B4732" w:rsidRDefault="004B4732" w:rsidP="009D19A8">
      <w:pPr>
        <w:numPr>
          <w:ilvl w:val="0"/>
          <w:numId w:val="10"/>
        </w:numPr>
      </w:pPr>
      <w:r w:rsidRPr="004B4732">
        <w:t>Item Cards</w:t>
      </w:r>
    </w:p>
    <w:p w14:paraId="38B59BD3" w14:textId="77777777" w:rsidR="004B4732" w:rsidRPr="004B4732" w:rsidRDefault="004B4732" w:rsidP="009D19A8">
      <w:pPr>
        <w:numPr>
          <w:ilvl w:val="0"/>
          <w:numId w:val="10"/>
        </w:numPr>
      </w:pPr>
      <w:r w:rsidRPr="004B4732">
        <w:t>Suggestions / Combos</w:t>
      </w:r>
    </w:p>
    <w:p w14:paraId="2A27CA44" w14:textId="77777777" w:rsidR="004B4732" w:rsidRPr="004B4732" w:rsidRDefault="004B4732" w:rsidP="009D19A8">
      <w:pPr>
        <w:numPr>
          <w:ilvl w:val="0"/>
          <w:numId w:val="10"/>
        </w:numPr>
      </w:pPr>
      <w:r w:rsidRPr="004B4732">
        <w:t>Safety / Insurance / Delivery Info</w:t>
      </w:r>
    </w:p>
    <w:p w14:paraId="538759A9" w14:textId="77777777" w:rsidR="004B4732" w:rsidRPr="004B4732" w:rsidRDefault="009D19A8" w:rsidP="004B4732">
      <w:r>
        <w:pict w14:anchorId="327A7B68">
          <v:rect id="_x0000_i1034" style="width:0;height:1.5pt" o:hralign="center" o:hrstd="t" o:hr="t" fillcolor="#a0a0a0" stroked="f"/>
        </w:pict>
      </w:r>
    </w:p>
    <w:p w14:paraId="0A8782C3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4. RENTAL FLOW (From Item → Return)</w:t>
      </w:r>
    </w:p>
    <w:p w14:paraId="0BB02891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A. User clicks RENT NOW → Enter PINCODE</w:t>
      </w:r>
    </w:p>
    <w:p w14:paraId="0010FF39" w14:textId="77777777" w:rsidR="004B4732" w:rsidRPr="004B4732" w:rsidRDefault="004B4732" w:rsidP="004B4732">
      <w:r w:rsidRPr="004B4732">
        <w:t>System checks:</w:t>
      </w:r>
    </w:p>
    <w:p w14:paraId="271BD831" w14:textId="77777777" w:rsidR="004B4732" w:rsidRPr="009F1D31" w:rsidRDefault="004B4732" w:rsidP="009D19A8">
      <w:pPr>
        <w:numPr>
          <w:ilvl w:val="0"/>
          <w:numId w:val="11"/>
        </w:numPr>
        <w:rPr>
          <w:highlight w:val="yellow"/>
        </w:rPr>
      </w:pPr>
      <w:r w:rsidRPr="009F1D31">
        <w:rPr>
          <w:highlight w:val="yellow"/>
        </w:rPr>
        <w:t>Serviceable → delivery available</w:t>
      </w:r>
    </w:p>
    <w:p w14:paraId="7241A944" w14:textId="77777777" w:rsidR="004B4732" w:rsidRPr="009F1D31" w:rsidRDefault="004B4732" w:rsidP="009D19A8">
      <w:pPr>
        <w:numPr>
          <w:ilvl w:val="0"/>
          <w:numId w:val="11"/>
        </w:numPr>
        <w:rPr>
          <w:highlight w:val="yellow"/>
        </w:rPr>
      </w:pPr>
      <w:r w:rsidRPr="009F1D31">
        <w:rPr>
          <w:highlight w:val="yellow"/>
        </w:rPr>
        <w:lastRenderedPageBreak/>
        <w:t>Not serviceable → pickup only</w:t>
      </w:r>
    </w:p>
    <w:p w14:paraId="5C077888" w14:textId="77777777" w:rsidR="004B4732" w:rsidRPr="004B4732" w:rsidRDefault="009D19A8" w:rsidP="004B4732">
      <w:r>
        <w:pict w14:anchorId="1FDD18EE">
          <v:rect id="_x0000_i1035" style="width:0;height:1.5pt" o:hralign="center" o:hrstd="t" o:hr="t" fillcolor="#a0a0a0" stroked="f"/>
        </w:pict>
      </w:r>
    </w:p>
    <w:p w14:paraId="25A7E9BA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B. User Selects Delivery Mode</w:t>
      </w:r>
    </w:p>
    <w:p w14:paraId="35BE42C3" w14:textId="77777777" w:rsidR="004B4732" w:rsidRPr="004B4732" w:rsidRDefault="004B4732" w:rsidP="009D19A8">
      <w:pPr>
        <w:numPr>
          <w:ilvl w:val="0"/>
          <w:numId w:val="12"/>
        </w:numPr>
      </w:pPr>
      <w:r w:rsidRPr="004B4732">
        <w:rPr>
          <w:b/>
          <w:bCs/>
        </w:rPr>
        <w:t>Home Delivery (Paid)</w:t>
      </w:r>
    </w:p>
    <w:p w14:paraId="5F140389" w14:textId="77777777" w:rsidR="004B4732" w:rsidRPr="004B4732" w:rsidRDefault="004B4732" w:rsidP="009D19A8">
      <w:pPr>
        <w:numPr>
          <w:ilvl w:val="1"/>
          <w:numId w:val="12"/>
        </w:numPr>
      </w:pPr>
      <w:r w:rsidRPr="004B4732">
        <w:t>Auto-calculated charge</w:t>
      </w:r>
    </w:p>
    <w:p w14:paraId="1DD890AA" w14:textId="77777777" w:rsidR="004B4732" w:rsidRPr="004B4732" w:rsidRDefault="004B4732" w:rsidP="009D19A8">
      <w:pPr>
        <w:numPr>
          <w:ilvl w:val="1"/>
          <w:numId w:val="12"/>
        </w:numPr>
      </w:pPr>
      <w:r w:rsidRPr="004B4732">
        <w:t>Based on distance + weight</w:t>
      </w:r>
    </w:p>
    <w:p w14:paraId="183280D5" w14:textId="77777777" w:rsidR="004B4732" w:rsidRPr="004B4732" w:rsidRDefault="004B4732" w:rsidP="009D19A8">
      <w:pPr>
        <w:numPr>
          <w:ilvl w:val="0"/>
          <w:numId w:val="12"/>
        </w:numPr>
      </w:pPr>
      <w:r w:rsidRPr="004B4732">
        <w:rPr>
          <w:b/>
          <w:bCs/>
        </w:rPr>
        <w:t>Pickup Point (Free / Low cost)</w:t>
      </w:r>
    </w:p>
    <w:p w14:paraId="64853242" w14:textId="77777777" w:rsidR="004B4732" w:rsidRPr="004B4732" w:rsidRDefault="004B4732" w:rsidP="009D19A8">
      <w:pPr>
        <w:numPr>
          <w:ilvl w:val="1"/>
          <w:numId w:val="12"/>
        </w:numPr>
      </w:pPr>
      <w:r w:rsidRPr="004B4732">
        <w:t>Local partner shops</w:t>
      </w:r>
    </w:p>
    <w:p w14:paraId="64E607BC" w14:textId="77777777" w:rsidR="004B4732" w:rsidRPr="004B4732" w:rsidRDefault="004B4732" w:rsidP="009D19A8">
      <w:pPr>
        <w:numPr>
          <w:ilvl w:val="1"/>
          <w:numId w:val="12"/>
        </w:numPr>
      </w:pPr>
      <w:r w:rsidRPr="004B4732">
        <w:t>Saves money</w:t>
      </w:r>
    </w:p>
    <w:p w14:paraId="67C39781" w14:textId="77777777" w:rsidR="004B4732" w:rsidRPr="004B4732" w:rsidRDefault="009D19A8" w:rsidP="004B4732">
      <w:r>
        <w:pict w14:anchorId="00121544">
          <v:rect id="_x0000_i1036" style="width:0;height:1.5pt" o:hralign="center" o:hrstd="t" o:hr="t" fillcolor="#a0a0a0" stroked="f"/>
        </w:pict>
      </w:r>
    </w:p>
    <w:p w14:paraId="55981265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C. Delivery Details Collected</w:t>
      </w:r>
    </w:p>
    <w:p w14:paraId="46068110" w14:textId="77777777" w:rsidR="004B4732" w:rsidRPr="004B4732" w:rsidRDefault="004B4732" w:rsidP="009D19A8">
      <w:pPr>
        <w:numPr>
          <w:ilvl w:val="0"/>
          <w:numId w:val="13"/>
        </w:numPr>
      </w:pPr>
      <w:r w:rsidRPr="004B4732">
        <w:t>Name</w:t>
      </w:r>
    </w:p>
    <w:p w14:paraId="02920A86" w14:textId="77777777" w:rsidR="004B4732" w:rsidRPr="004B4732" w:rsidRDefault="004B4732" w:rsidP="009D19A8">
      <w:pPr>
        <w:numPr>
          <w:ilvl w:val="0"/>
          <w:numId w:val="13"/>
        </w:numPr>
      </w:pPr>
      <w:r w:rsidRPr="004B4732">
        <w:t>Phone</w:t>
      </w:r>
    </w:p>
    <w:p w14:paraId="37AA63A3" w14:textId="77777777" w:rsidR="004B4732" w:rsidRPr="004B4732" w:rsidRDefault="004B4732" w:rsidP="009D19A8">
      <w:pPr>
        <w:numPr>
          <w:ilvl w:val="0"/>
          <w:numId w:val="13"/>
        </w:numPr>
      </w:pPr>
      <w:r w:rsidRPr="004B4732">
        <w:t>Address</w:t>
      </w:r>
    </w:p>
    <w:p w14:paraId="1EBD3D76" w14:textId="77777777" w:rsidR="004B4732" w:rsidRPr="004B4732" w:rsidRDefault="004B4732" w:rsidP="009D19A8">
      <w:pPr>
        <w:numPr>
          <w:ilvl w:val="0"/>
          <w:numId w:val="13"/>
        </w:numPr>
      </w:pPr>
      <w:r w:rsidRPr="004B4732">
        <w:t>District</w:t>
      </w:r>
    </w:p>
    <w:p w14:paraId="5CEB88CB" w14:textId="77777777" w:rsidR="004B4732" w:rsidRPr="004B4732" w:rsidRDefault="004B4732" w:rsidP="009D19A8">
      <w:pPr>
        <w:numPr>
          <w:ilvl w:val="0"/>
          <w:numId w:val="13"/>
        </w:numPr>
      </w:pPr>
      <w:r w:rsidRPr="004B4732">
        <w:t>Pincode</w:t>
      </w:r>
    </w:p>
    <w:p w14:paraId="52EBC509" w14:textId="77777777" w:rsidR="004B4732" w:rsidRPr="004B4732" w:rsidRDefault="004B4732" w:rsidP="009D19A8">
      <w:pPr>
        <w:numPr>
          <w:ilvl w:val="0"/>
          <w:numId w:val="13"/>
        </w:numPr>
      </w:pPr>
      <w:r w:rsidRPr="004B4732">
        <w:t>Delivery time</w:t>
      </w:r>
    </w:p>
    <w:p w14:paraId="39F2DCB0" w14:textId="77777777" w:rsidR="004B4732" w:rsidRPr="004B4732" w:rsidRDefault="004B4732" w:rsidP="009D19A8">
      <w:pPr>
        <w:numPr>
          <w:ilvl w:val="0"/>
          <w:numId w:val="13"/>
        </w:numPr>
      </w:pPr>
      <w:r w:rsidRPr="004B4732">
        <w:t>Before-delivery image (owner uploads)</w:t>
      </w:r>
    </w:p>
    <w:p w14:paraId="35090D6D" w14:textId="77777777" w:rsidR="004B4732" w:rsidRPr="004B4732" w:rsidRDefault="009D19A8" w:rsidP="004B4732">
      <w:r>
        <w:pict w14:anchorId="50C68B06">
          <v:rect id="_x0000_i1037" style="width:0;height:1.5pt" o:hralign="center" o:hrstd="t" o:hr="t" fillcolor="#a0a0a0" stroked="f"/>
        </w:pict>
      </w:r>
    </w:p>
    <w:p w14:paraId="3754DEFF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D. Delivery Partner Flow</w:t>
      </w:r>
    </w:p>
    <w:p w14:paraId="4DFBB2A7" w14:textId="77777777" w:rsidR="004B4732" w:rsidRPr="004B4732" w:rsidRDefault="004B4732" w:rsidP="009D19A8">
      <w:pPr>
        <w:numPr>
          <w:ilvl w:val="0"/>
          <w:numId w:val="14"/>
        </w:numPr>
      </w:pPr>
      <w:r w:rsidRPr="004B4732">
        <w:t>Receives task</w:t>
      </w:r>
    </w:p>
    <w:p w14:paraId="4C019E96" w14:textId="77777777" w:rsidR="004B4732" w:rsidRPr="004B4732" w:rsidRDefault="004B4732" w:rsidP="009D19A8">
      <w:pPr>
        <w:numPr>
          <w:ilvl w:val="0"/>
          <w:numId w:val="14"/>
        </w:numPr>
      </w:pPr>
      <w:r w:rsidRPr="004B4732">
        <w:t>Picks item from owner</w:t>
      </w:r>
    </w:p>
    <w:p w14:paraId="752DCC3C" w14:textId="77777777" w:rsidR="004B4732" w:rsidRPr="004B4732" w:rsidRDefault="004B4732" w:rsidP="009D19A8">
      <w:pPr>
        <w:numPr>
          <w:ilvl w:val="0"/>
          <w:numId w:val="14"/>
        </w:numPr>
      </w:pPr>
      <w:r w:rsidRPr="004B4732">
        <w:t>Delivers to user</w:t>
      </w:r>
    </w:p>
    <w:p w14:paraId="790121A4" w14:textId="77777777" w:rsidR="004B4732" w:rsidRPr="004B4732" w:rsidRDefault="009D19A8" w:rsidP="004B4732">
      <w:r>
        <w:pict w14:anchorId="6BD03D4B">
          <v:rect id="_x0000_i1038" style="width:0;height:1.5pt" o:hralign="center" o:hrstd="t" o:hr="t" fillcolor="#a0a0a0" stroked="f"/>
        </w:pict>
      </w:r>
    </w:p>
    <w:p w14:paraId="3B74768E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5. QR VERIFICATION SYSTEM</w:t>
      </w:r>
    </w:p>
    <w:p w14:paraId="7DF507AA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On Delivery:</w:t>
      </w:r>
    </w:p>
    <w:p w14:paraId="3C33FC0B" w14:textId="77777777" w:rsidR="004B4732" w:rsidRPr="004B4732" w:rsidRDefault="004B4732" w:rsidP="004B4732">
      <w:r w:rsidRPr="004B4732">
        <w:rPr>
          <w:rFonts w:ascii="Segoe UI Symbol" w:hAnsi="Segoe UI Symbol" w:cs="Segoe UI Symbol"/>
        </w:rPr>
        <w:t>✔</w:t>
      </w:r>
      <w:r w:rsidRPr="004B4732">
        <w:t xml:space="preserve"> Delivery partner shows QR</w:t>
      </w:r>
      <w:r w:rsidRPr="004B4732">
        <w:br/>
      </w:r>
      <w:r w:rsidRPr="004B4732">
        <w:rPr>
          <w:rFonts w:ascii="Segoe UI Symbol" w:hAnsi="Segoe UI Symbol" w:cs="Segoe UI Symbol"/>
        </w:rPr>
        <w:t>✔</w:t>
      </w:r>
      <w:r w:rsidRPr="004B4732">
        <w:t xml:space="preserve"> User scans</w:t>
      </w:r>
      <w:r w:rsidRPr="004B4732">
        <w:br/>
      </w:r>
      <w:r w:rsidRPr="004B4732">
        <w:rPr>
          <w:rFonts w:ascii="Segoe UI Symbol" w:hAnsi="Segoe UI Symbol" w:cs="Segoe UI Symbol"/>
        </w:rPr>
        <w:t>✔</w:t>
      </w:r>
      <w:r w:rsidRPr="004B4732">
        <w:t xml:space="preserve"> System marks "Delivered"</w:t>
      </w:r>
      <w:r w:rsidRPr="004B4732">
        <w:br/>
      </w:r>
      <w:r w:rsidRPr="004B4732">
        <w:rPr>
          <w:rFonts w:ascii="Segoe UI Symbol" w:hAnsi="Segoe UI Symbol" w:cs="Segoe UI Symbol"/>
        </w:rPr>
        <w:t>✔</w:t>
      </w:r>
      <w:r w:rsidRPr="004B4732">
        <w:t xml:space="preserve"> Timer starts</w:t>
      </w:r>
    </w:p>
    <w:p w14:paraId="3159126E" w14:textId="77777777" w:rsidR="004B4732" w:rsidRPr="004B4732" w:rsidRDefault="004B4732" w:rsidP="004B4732">
      <w:r w:rsidRPr="004B4732">
        <w:t>Prevents fake complaints.</w:t>
      </w:r>
    </w:p>
    <w:p w14:paraId="4124D709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On Return:</w:t>
      </w:r>
    </w:p>
    <w:p w14:paraId="3D5A3C47" w14:textId="77777777" w:rsidR="004B4732" w:rsidRPr="004B4732" w:rsidRDefault="004B4732" w:rsidP="004B4732">
      <w:r w:rsidRPr="004B4732">
        <w:rPr>
          <w:rFonts w:ascii="Segoe UI Symbol" w:hAnsi="Segoe UI Symbol" w:cs="Segoe UI Symbol"/>
        </w:rPr>
        <w:lastRenderedPageBreak/>
        <w:t>✔</w:t>
      </w:r>
      <w:r w:rsidRPr="004B4732">
        <w:t xml:space="preserve"> User or delivery partner scans return QR</w:t>
      </w:r>
      <w:r w:rsidRPr="004B4732">
        <w:br/>
      </w:r>
      <w:r w:rsidRPr="004B4732">
        <w:rPr>
          <w:rFonts w:ascii="Segoe UI Symbol" w:hAnsi="Segoe UI Symbol" w:cs="Segoe UI Symbol"/>
        </w:rPr>
        <w:t>✔</w:t>
      </w:r>
      <w:r w:rsidRPr="004B4732">
        <w:t xml:space="preserve"> Order closed</w:t>
      </w:r>
    </w:p>
    <w:p w14:paraId="49C7389F" w14:textId="77777777" w:rsidR="004B4732" w:rsidRPr="004B4732" w:rsidRDefault="009D19A8" w:rsidP="004B4732">
      <w:r>
        <w:pict w14:anchorId="2ECC651A">
          <v:rect id="_x0000_i1039" style="width:0;height:1.5pt" o:hralign="center" o:hrstd="t" o:hr="t" fillcolor="#a0a0a0" stroked="f"/>
        </w:pict>
      </w:r>
    </w:p>
    <w:p w14:paraId="7AD41AE1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6. RETURN SYSTEM (Two Types)</w:t>
      </w:r>
    </w:p>
    <w:p w14:paraId="361811E4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1️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Pickup from Home (Paid)</w:t>
      </w:r>
    </w:p>
    <w:p w14:paraId="54731DE3" w14:textId="77777777" w:rsidR="004B4732" w:rsidRPr="004B4732" w:rsidRDefault="004B4732" w:rsidP="004B4732">
      <w:r w:rsidRPr="004B4732">
        <w:t>Best for:</w:t>
      </w:r>
    </w:p>
    <w:p w14:paraId="5CE99800" w14:textId="1B4485E5" w:rsidR="004B4732" w:rsidRPr="004B4732" w:rsidRDefault="004B4732" w:rsidP="009D19A8">
      <w:pPr>
        <w:numPr>
          <w:ilvl w:val="0"/>
          <w:numId w:val="15"/>
        </w:numPr>
      </w:pPr>
      <w:r w:rsidRPr="004B4732">
        <w:t>Heavy items</w:t>
      </w:r>
    </w:p>
    <w:p w14:paraId="0879166A" w14:textId="77777777" w:rsidR="004B4732" w:rsidRPr="004B4732" w:rsidRDefault="004B4732" w:rsidP="009D19A8">
      <w:pPr>
        <w:numPr>
          <w:ilvl w:val="0"/>
          <w:numId w:val="15"/>
        </w:numPr>
      </w:pPr>
      <w:r w:rsidRPr="004B4732">
        <w:t>Tools</w:t>
      </w:r>
    </w:p>
    <w:p w14:paraId="285D8EE4" w14:textId="77777777" w:rsidR="004B4732" w:rsidRPr="004B4732" w:rsidRDefault="004B4732" w:rsidP="009D19A8">
      <w:pPr>
        <w:numPr>
          <w:ilvl w:val="0"/>
          <w:numId w:val="15"/>
        </w:numPr>
      </w:pPr>
      <w:r w:rsidRPr="004B4732">
        <w:t>Electronics</w:t>
      </w:r>
    </w:p>
    <w:p w14:paraId="283F8504" w14:textId="77777777" w:rsidR="004B4732" w:rsidRPr="004B4732" w:rsidRDefault="004B4732" w:rsidP="004B4732">
      <w:r w:rsidRPr="004B4732">
        <w:t>Delivery partner verifies item condition.</w:t>
      </w:r>
    </w:p>
    <w:p w14:paraId="27DEA92B" w14:textId="77777777" w:rsidR="004B4732" w:rsidRPr="004B4732" w:rsidRDefault="009D19A8" w:rsidP="004B4732">
      <w:r>
        <w:pict w14:anchorId="724F5DD9">
          <v:rect id="_x0000_i1040" style="width:0;height:1.5pt" o:hralign="center" o:hrstd="t" o:hr="t" fillcolor="#a0a0a0" stroked="f"/>
        </w:pict>
      </w:r>
    </w:p>
    <w:p w14:paraId="240CB1BC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2️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User Drop-Off (Free)</w:t>
      </w:r>
    </w:p>
    <w:p w14:paraId="160B4E58" w14:textId="77777777" w:rsidR="004B4732" w:rsidRPr="004B4732" w:rsidRDefault="004B4732" w:rsidP="004B4732">
      <w:r w:rsidRPr="004B4732">
        <w:t>Best for:</w:t>
      </w:r>
    </w:p>
    <w:p w14:paraId="4AC93FAA" w14:textId="77777777" w:rsidR="004B4732" w:rsidRPr="004B4732" w:rsidRDefault="004B4732" w:rsidP="009D19A8">
      <w:pPr>
        <w:numPr>
          <w:ilvl w:val="0"/>
          <w:numId w:val="16"/>
        </w:numPr>
      </w:pPr>
      <w:r w:rsidRPr="004B4732">
        <w:t>Small items</w:t>
      </w:r>
    </w:p>
    <w:p w14:paraId="259C315B" w14:textId="77777777" w:rsidR="004B4732" w:rsidRPr="004B4732" w:rsidRDefault="004B4732" w:rsidP="009D19A8">
      <w:pPr>
        <w:numPr>
          <w:ilvl w:val="0"/>
          <w:numId w:val="16"/>
        </w:numPr>
      </w:pPr>
      <w:r w:rsidRPr="004B4732">
        <w:t>Helmets</w:t>
      </w:r>
    </w:p>
    <w:p w14:paraId="741E264E" w14:textId="77777777" w:rsidR="004B4732" w:rsidRPr="004B4732" w:rsidRDefault="004B4732" w:rsidP="009D19A8">
      <w:pPr>
        <w:numPr>
          <w:ilvl w:val="0"/>
          <w:numId w:val="16"/>
        </w:numPr>
      </w:pPr>
      <w:r w:rsidRPr="004B4732">
        <w:t>Books</w:t>
      </w:r>
    </w:p>
    <w:p w14:paraId="43B06BA8" w14:textId="77777777" w:rsidR="004B4732" w:rsidRPr="004B4732" w:rsidRDefault="004B4732" w:rsidP="009D19A8">
      <w:pPr>
        <w:numPr>
          <w:ilvl w:val="0"/>
          <w:numId w:val="16"/>
        </w:numPr>
      </w:pPr>
      <w:r w:rsidRPr="004B4732">
        <w:t>Calculator</w:t>
      </w:r>
    </w:p>
    <w:p w14:paraId="621EE678" w14:textId="77777777" w:rsidR="004B4732" w:rsidRPr="004B4732" w:rsidRDefault="004B4732" w:rsidP="004B4732">
      <w:r w:rsidRPr="004B4732">
        <w:t>Staff scans QR → return completed.</w:t>
      </w:r>
    </w:p>
    <w:p w14:paraId="567C6CA6" w14:textId="77777777" w:rsidR="004B4732" w:rsidRPr="004B4732" w:rsidRDefault="009D19A8" w:rsidP="004B4732">
      <w:r>
        <w:pict w14:anchorId="69D05201">
          <v:rect id="_x0000_i1041" style="width:0;height:1.5pt" o:hralign="center" o:hrstd="t" o:hr="t" fillcolor="#a0a0a0" stroked="f"/>
        </w:pict>
      </w:r>
    </w:p>
    <w:p w14:paraId="7E60FB16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⭐</w:t>
      </w:r>
      <w:r w:rsidRPr="004B4732">
        <w:rPr>
          <w:b/>
          <w:bCs/>
        </w:rPr>
        <w:t xml:space="preserve"> Hybrid Model</w:t>
      </w:r>
    </w:p>
    <w:p w14:paraId="698D7293" w14:textId="77777777" w:rsidR="004B4732" w:rsidRPr="004B4732" w:rsidRDefault="004B4732" w:rsidP="009D19A8">
      <w:pPr>
        <w:numPr>
          <w:ilvl w:val="0"/>
          <w:numId w:val="17"/>
        </w:numPr>
      </w:pPr>
      <w:r w:rsidRPr="004B4732">
        <w:t>Big items → Auto pickup</w:t>
      </w:r>
    </w:p>
    <w:p w14:paraId="72716DB5" w14:textId="77777777" w:rsidR="004B4732" w:rsidRPr="004B4732" w:rsidRDefault="004B4732" w:rsidP="009D19A8">
      <w:pPr>
        <w:numPr>
          <w:ilvl w:val="0"/>
          <w:numId w:val="17"/>
        </w:numPr>
      </w:pPr>
      <w:r w:rsidRPr="004B4732">
        <w:t>Small items → User chooses</w:t>
      </w:r>
    </w:p>
    <w:p w14:paraId="048A9FB6" w14:textId="77777777" w:rsidR="004B4732" w:rsidRPr="004B4732" w:rsidRDefault="009D19A8" w:rsidP="004B4732">
      <w:r>
        <w:pict w14:anchorId="77E6DA16">
          <v:rect id="_x0000_i1042" style="width:0;height:1.5pt" o:hralign="center" o:hrstd="t" o:hr="t" fillcolor="#a0a0a0" stroked="f"/>
        </w:pict>
      </w:r>
    </w:p>
    <w:p w14:paraId="551DAC68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7. DAMAGE MANAGEMENT SYSTEM (Full Logic)</w:t>
      </w:r>
    </w:p>
    <w:p w14:paraId="6E6C00D3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Before Delivery</w:t>
      </w:r>
    </w:p>
    <w:p w14:paraId="40687FD6" w14:textId="77777777" w:rsidR="004B4732" w:rsidRPr="004B4732" w:rsidRDefault="004B4732" w:rsidP="009D19A8">
      <w:pPr>
        <w:numPr>
          <w:ilvl w:val="0"/>
          <w:numId w:val="18"/>
        </w:numPr>
      </w:pPr>
      <w:r w:rsidRPr="004B4732">
        <w:t>Owner uploads item photo/video</w:t>
      </w:r>
    </w:p>
    <w:p w14:paraId="03FCFEDA" w14:textId="77777777" w:rsidR="004B4732" w:rsidRPr="004B4732" w:rsidRDefault="004B4732" w:rsidP="009D19A8">
      <w:pPr>
        <w:numPr>
          <w:ilvl w:val="0"/>
          <w:numId w:val="18"/>
        </w:numPr>
      </w:pPr>
      <w:r w:rsidRPr="004B4732">
        <w:t>User taps "Accept Condition"</w:t>
      </w:r>
    </w:p>
    <w:p w14:paraId="1BC996F6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After Return</w:t>
      </w:r>
    </w:p>
    <w:p w14:paraId="1FB123D3" w14:textId="77777777" w:rsidR="004B4732" w:rsidRPr="004B4732" w:rsidRDefault="004B4732" w:rsidP="009D19A8">
      <w:pPr>
        <w:numPr>
          <w:ilvl w:val="0"/>
          <w:numId w:val="19"/>
        </w:numPr>
      </w:pPr>
      <w:r w:rsidRPr="004B4732">
        <w:t>Owner uploads return photos</w:t>
      </w:r>
    </w:p>
    <w:p w14:paraId="69B821ED" w14:textId="77777777" w:rsidR="004B4732" w:rsidRPr="004B4732" w:rsidRDefault="004B4732" w:rsidP="009D19A8">
      <w:pPr>
        <w:numPr>
          <w:ilvl w:val="0"/>
          <w:numId w:val="19"/>
        </w:numPr>
      </w:pPr>
      <w:r w:rsidRPr="004B4732">
        <w:t>System compares Before vs After</w:t>
      </w:r>
    </w:p>
    <w:p w14:paraId="57FA7DDA" w14:textId="77777777" w:rsidR="004B4732" w:rsidRPr="004B4732" w:rsidRDefault="004B4732" w:rsidP="009D19A8">
      <w:pPr>
        <w:numPr>
          <w:ilvl w:val="0"/>
          <w:numId w:val="19"/>
        </w:numPr>
      </w:pPr>
      <w:r w:rsidRPr="004B4732">
        <w:t>Damage level identified</w:t>
      </w:r>
    </w:p>
    <w:p w14:paraId="3FBAFE98" w14:textId="77777777" w:rsidR="004B4732" w:rsidRPr="004B4732" w:rsidRDefault="009D19A8" w:rsidP="004B4732">
      <w:r>
        <w:lastRenderedPageBreak/>
        <w:pict w14:anchorId="6E496325">
          <v:rect id="_x0000_i1043" style="width:0;height:1.5pt" o:hralign="center" o:hrstd="t" o:hr="t" fillcolor="#a0a0a0" stroked="f"/>
        </w:pict>
      </w:r>
    </w:p>
    <w:p w14:paraId="03C5E45D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Damage Levels</w:t>
      </w:r>
    </w:p>
    <w:p w14:paraId="59D680C7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🟨</w:t>
      </w:r>
      <w:r w:rsidRPr="004B4732">
        <w:rPr>
          <w:b/>
          <w:bCs/>
        </w:rPr>
        <w:t xml:space="preserve"> Minor Damage</w:t>
      </w:r>
    </w:p>
    <w:p w14:paraId="15172697" w14:textId="77777777" w:rsidR="004B4732" w:rsidRPr="004B4732" w:rsidRDefault="004B4732" w:rsidP="004B4732">
      <w:r w:rsidRPr="004B4732">
        <w:t>Small scratches → ₹50–₹300 repair</w:t>
      </w:r>
    </w:p>
    <w:p w14:paraId="34302F98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🟧</w:t>
      </w:r>
      <w:r w:rsidRPr="004B4732">
        <w:rPr>
          <w:b/>
          <w:bCs/>
        </w:rPr>
        <w:t xml:space="preserve"> Moderate Damage</w:t>
      </w:r>
    </w:p>
    <w:p w14:paraId="379EB1A9" w14:textId="77777777" w:rsidR="004B4732" w:rsidRPr="004B4732" w:rsidRDefault="004B4732" w:rsidP="004B4732">
      <w:r w:rsidRPr="004B4732">
        <w:t>Cracks, dents → partial compensation</w:t>
      </w:r>
    </w:p>
    <w:p w14:paraId="5E127942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🟥</w:t>
      </w:r>
      <w:r w:rsidRPr="004B4732">
        <w:rPr>
          <w:b/>
          <w:bCs/>
        </w:rPr>
        <w:t xml:space="preserve"> Major Damage / Lost</w:t>
      </w:r>
    </w:p>
    <w:p w14:paraId="05C2C327" w14:textId="77777777" w:rsidR="004B4732" w:rsidRPr="004B4732" w:rsidRDefault="004B4732" w:rsidP="004B4732">
      <w:r w:rsidRPr="004B4732">
        <w:t>Full unusable → user pays max liability (not full price)</w:t>
      </w:r>
    </w:p>
    <w:p w14:paraId="1BC57168" w14:textId="77777777" w:rsidR="004B4732" w:rsidRPr="004B4732" w:rsidRDefault="009D19A8" w:rsidP="004B4732">
      <w:r>
        <w:pict w14:anchorId="106D64AD">
          <v:rect id="_x0000_i1044" style="width:0;height:1.5pt" o:hralign="center" o:hrstd="t" o:hr="t" fillcolor="#a0a0a0" stroked="f"/>
        </w:pict>
      </w:r>
    </w:p>
    <w:p w14:paraId="009C6C24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⭐</w:t>
      </w:r>
      <w:r w:rsidRPr="004B4732">
        <w:rPr>
          <w:b/>
          <w:bCs/>
        </w:rPr>
        <w:t xml:space="preserve"> Damage Protection Add-On</w:t>
      </w:r>
    </w:p>
    <w:p w14:paraId="0BED4DE4" w14:textId="77777777" w:rsidR="004B4732" w:rsidRPr="004B4732" w:rsidRDefault="004B4732" w:rsidP="004B4732">
      <w:r w:rsidRPr="004B4732">
        <w:t>For additional ₹29–₹149:</w:t>
      </w:r>
    </w:p>
    <w:p w14:paraId="29D1C8C5" w14:textId="77777777" w:rsidR="004B4732" w:rsidRPr="004B4732" w:rsidRDefault="004B4732" w:rsidP="009D19A8">
      <w:pPr>
        <w:numPr>
          <w:ilvl w:val="0"/>
          <w:numId w:val="20"/>
        </w:numPr>
      </w:pPr>
      <w:r w:rsidRPr="004B4732">
        <w:t>Minor damage fully covered</w:t>
      </w:r>
    </w:p>
    <w:p w14:paraId="70100199" w14:textId="77777777" w:rsidR="004B4732" w:rsidRPr="004B4732" w:rsidRDefault="004B4732" w:rsidP="009D19A8">
      <w:pPr>
        <w:numPr>
          <w:ilvl w:val="0"/>
          <w:numId w:val="20"/>
        </w:numPr>
      </w:pPr>
      <w:r w:rsidRPr="004B4732">
        <w:t>Major damage reduced</w:t>
      </w:r>
    </w:p>
    <w:p w14:paraId="311A2C7A" w14:textId="77777777" w:rsidR="004B4732" w:rsidRPr="004B4732" w:rsidRDefault="004B4732" w:rsidP="009D19A8">
      <w:pPr>
        <w:numPr>
          <w:ilvl w:val="0"/>
          <w:numId w:val="20"/>
        </w:numPr>
      </w:pPr>
      <w:r w:rsidRPr="004B4732">
        <w:t>Zero arguments</w:t>
      </w:r>
    </w:p>
    <w:p w14:paraId="5429171D" w14:textId="77777777" w:rsidR="004B4732" w:rsidRPr="004B4732" w:rsidRDefault="009D19A8" w:rsidP="004B4732">
      <w:r>
        <w:pict w14:anchorId="4FBBF96B">
          <v:rect id="_x0000_i1045" style="width:0;height:1.5pt" o:hralign="center" o:hrstd="t" o:hr="t" fillcolor="#a0a0a0" stroked="f"/>
        </w:pict>
      </w:r>
    </w:p>
    <w:p w14:paraId="4768A8B9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8. DISPUTE HANDLING SYSTEM</w:t>
      </w:r>
    </w:p>
    <w:p w14:paraId="151D9E59" w14:textId="77777777" w:rsidR="004B4732" w:rsidRPr="004B4732" w:rsidRDefault="004B4732" w:rsidP="009D19A8">
      <w:pPr>
        <w:numPr>
          <w:ilvl w:val="0"/>
          <w:numId w:val="21"/>
        </w:numPr>
      </w:pPr>
      <w:r w:rsidRPr="004B4732">
        <w:t>User can click “I disagree”</w:t>
      </w:r>
    </w:p>
    <w:p w14:paraId="2C506758" w14:textId="77777777" w:rsidR="004B4732" w:rsidRPr="004B4732" w:rsidRDefault="004B4732" w:rsidP="009D19A8">
      <w:pPr>
        <w:numPr>
          <w:ilvl w:val="0"/>
          <w:numId w:val="21"/>
        </w:numPr>
      </w:pPr>
      <w:r w:rsidRPr="004B4732">
        <w:t>Uploads extra photos/videos</w:t>
      </w:r>
    </w:p>
    <w:p w14:paraId="2399587D" w14:textId="77777777" w:rsidR="004B4732" w:rsidRPr="004B4732" w:rsidRDefault="004B4732" w:rsidP="009D19A8">
      <w:pPr>
        <w:numPr>
          <w:ilvl w:val="0"/>
          <w:numId w:val="21"/>
        </w:numPr>
      </w:pPr>
      <w:r w:rsidRPr="004B4732">
        <w:t>App sends case to Verification Team</w:t>
      </w:r>
    </w:p>
    <w:p w14:paraId="4CE46BC1" w14:textId="77777777" w:rsidR="004B4732" w:rsidRPr="004B4732" w:rsidRDefault="004B4732" w:rsidP="009D19A8">
      <w:pPr>
        <w:numPr>
          <w:ilvl w:val="0"/>
          <w:numId w:val="21"/>
        </w:numPr>
      </w:pPr>
      <w:r w:rsidRPr="004B4732">
        <w:t>Deposit hold until solved</w:t>
      </w:r>
    </w:p>
    <w:p w14:paraId="7206BBBA" w14:textId="77777777" w:rsidR="004B4732" w:rsidRPr="004B4732" w:rsidRDefault="004B4732" w:rsidP="004B4732">
      <w:r w:rsidRPr="004B4732">
        <w:t>Transparent and fair.</w:t>
      </w:r>
    </w:p>
    <w:p w14:paraId="075CCF00" w14:textId="77777777" w:rsidR="004B4732" w:rsidRPr="004B4732" w:rsidRDefault="009D19A8" w:rsidP="004B4732">
      <w:r>
        <w:pict w14:anchorId="795C5D07">
          <v:rect id="_x0000_i1046" style="width:0;height:1.5pt" o:hralign="center" o:hrstd="t" o:hr="t" fillcolor="#a0a0a0" stroked="f"/>
        </w:pict>
      </w:r>
    </w:p>
    <w:p w14:paraId="0E7DF35E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9. REMINDER &amp; PENALTY SYSTEM</w:t>
      </w:r>
    </w:p>
    <w:p w14:paraId="10EE11C0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Before Return</w:t>
      </w:r>
    </w:p>
    <w:p w14:paraId="182BB9DC" w14:textId="77777777" w:rsidR="004B4732" w:rsidRPr="004B4732" w:rsidRDefault="004B4732" w:rsidP="009D19A8">
      <w:pPr>
        <w:numPr>
          <w:ilvl w:val="0"/>
          <w:numId w:val="22"/>
        </w:numPr>
      </w:pPr>
      <w:r w:rsidRPr="004B4732">
        <w:t>Alerts at: 2 hrs / 1 hr / 10 min</w:t>
      </w:r>
    </w:p>
    <w:p w14:paraId="6085EEDB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After Return Time</w:t>
      </w:r>
    </w:p>
    <w:p w14:paraId="0D2941C5" w14:textId="77777777" w:rsidR="004B4732" w:rsidRPr="004B4732" w:rsidRDefault="004B4732" w:rsidP="009D19A8">
      <w:pPr>
        <w:numPr>
          <w:ilvl w:val="0"/>
          <w:numId w:val="23"/>
        </w:numPr>
      </w:pPr>
      <w:r w:rsidRPr="004B4732">
        <w:t>Overdue alerts</w:t>
      </w:r>
    </w:p>
    <w:p w14:paraId="02CCDFDD" w14:textId="77777777" w:rsidR="004B4732" w:rsidRPr="004B4732" w:rsidRDefault="004B4732" w:rsidP="009D19A8">
      <w:pPr>
        <w:numPr>
          <w:ilvl w:val="0"/>
          <w:numId w:val="23"/>
        </w:numPr>
      </w:pPr>
      <w:r w:rsidRPr="004B4732">
        <w:t>Renting new items locked</w:t>
      </w:r>
    </w:p>
    <w:p w14:paraId="08B4C4BB" w14:textId="77777777" w:rsidR="004B4732" w:rsidRPr="004B4732" w:rsidRDefault="004B4732" w:rsidP="009D19A8">
      <w:pPr>
        <w:numPr>
          <w:ilvl w:val="0"/>
          <w:numId w:val="23"/>
        </w:numPr>
      </w:pPr>
      <w:r w:rsidRPr="004B4732">
        <w:t>Fine calculation preview</w:t>
      </w:r>
    </w:p>
    <w:p w14:paraId="19EBEA31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Escalation</w:t>
      </w:r>
    </w:p>
    <w:p w14:paraId="0A842360" w14:textId="77777777" w:rsidR="004B4732" w:rsidRPr="004B4732" w:rsidRDefault="004B4732" w:rsidP="009D19A8">
      <w:pPr>
        <w:numPr>
          <w:ilvl w:val="0"/>
          <w:numId w:val="24"/>
        </w:numPr>
      </w:pPr>
      <w:r w:rsidRPr="004B4732">
        <w:t>30 min → soft warning</w:t>
      </w:r>
    </w:p>
    <w:p w14:paraId="0A4DCC58" w14:textId="77777777" w:rsidR="004B4732" w:rsidRPr="004B4732" w:rsidRDefault="004B4732" w:rsidP="009D19A8">
      <w:pPr>
        <w:numPr>
          <w:ilvl w:val="0"/>
          <w:numId w:val="24"/>
        </w:numPr>
      </w:pPr>
      <w:r w:rsidRPr="004B4732">
        <w:lastRenderedPageBreak/>
        <w:t>1 hour → fine</w:t>
      </w:r>
    </w:p>
    <w:p w14:paraId="65A4F91C" w14:textId="77777777" w:rsidR="004B4732" w:rsidRPr="009F1D31" w:rsidRDefault="004B4732" w:rsidP="009D19A8">
      <w:pPr>
        <w:numPr>
          <w:ilvl w:val="0"/>
          <w:numId w:val="24"/>
        </w:numPr>
        <w:rPr>
          <w:highlight w:val="yellow"/>
        </w:rPr>
      </w:pPr>
      <w:r w:rsidRPr="009F1D31">
        <w:rPr>
          <w:highlight w:val="yellow"/>
        </w:rPr>
        <w:t>1 day → invoice + trust score drop</w:t>
      </w:r>
    </w:p>
    <w:p w14:paraId="04F5A505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Admin Emergency Alert</w:t>
      </w:r>
    </w:p>
    <w:p w14:paraId="5EC85395" w14:textId="77777777" w:rsidR="004B4732" w:rsidRPr="004B4732" w:rsidRDefault="004B4732" w:rsidP="004B4732">
      <w:r w:rsidRPr="004B4732">
        <w:t>Shows:</w:t>
      </w:r>
    </w:p>
    <w:p w14:paraId="463B5FC2" w14:textId="77777777" w:rsidR="004B4732" w:rsidRPr="004B4732" w:rsidRDefault="004B4732" w:rsidP="009D19A8">
      <w:pPr>
        <w:numPr>
          <w:ilvl w:val="0"/>
          <w:numId w:val="25"/>
        </w:numPr>
      </w:pPr>
      <w:r w:rsidRPr="004B4732">
        <w:t>User name</w:t>
      </w:r>
    </w:p>
    <w:p w14:paraId="6ED56D24" w14:textId="77777777" w:rsidR="004B4732" w:rsidRPr="004B4732" w:rsidRDefault="004B4732" w:rsidP="009D19A8">
      <w:pPr>
        <w:numPr>
          <w:ilvl w:val="0"/>
          <w:numId w:val="25"/>
        </w:numPr>
      </w:pPr>
      <w:r w:rsidRPr="004B4732">
        <w:t>Item</w:t>
      </w:r>
    </w:p>
    <w:p w14:paraId="0CC8EBDA" w14:textId="77777777" w:rsidR="004B4732" w:rsidRPr="004B4732" w:rsidRDefault="004B4732" w:rsidP="009D19A8">
      <w:pPr>
        <w:numPr>
          <w:ilvl w:val="0"/>
          <w:numId w:val="25"/>
        </w:numPr>
      </w:pPr>
      <w:r w:rsidRPr="004B4732">
        <w:t>Deposit</w:t>
      </w:r>
    </w:p>
    <w:p w14:paraId="130CC1B8" w14:textId="77777777" w:rsidR="004B4732" w:rsidRPr="004B4732" w:rsidRDefault="004B4732" w:rsidP="009D19A8">
      <w:pPr>
        <w:numPr>
          <w:ilvl w:val="0"/>
          <w:numId w:val="25"/>
        </w:numPr>
      </w:pPr>
      <w:r w:rsidRPr="004B4732">
        <w:t>Due time</w:t>
      </w:r>
    </w:p>
    <w:p w14:paraId="6B707A2C" w14:textId="77777777" w:rsidR="004B4732" w:rsidRPr="004B4732" w:rsidRDefault="009D19A8" w:rsidP="004B4732">
      <w:r>
        <w:pict w14:anchorId="6769C99B">
          <v:rect id="_x0000_i1047" style="width:0;height:1.5pt" o:hralign="center" o:hrstd="t" o:hr="t" fillcolor="#a0a0a0" stroked="f"/>
        </w:pict>
      </w:r>
    </w:p>
    <w:p w14:paraId="550BCB04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10. PAYMENT SYSTEM (Perfect Structure)</w:t>
      </w:r>
    </w:p>
    <w:p w14:paraId="40783AFC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1️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Advance Booking Amount</w:t>
      </w:r>
    </w:p>
    <w:p w14:paraId="5F7BA9EA" w14:textId="77777777" w:rsidR="004B4732" w:rsidRPr="004B4732" w:rsidRDefault="004B4732" w:rsidP="004B4732">
      <w:r w:rsidRPr="004B4732">
        <w:t>₹20–₹100 (non-refundable)</w:t>
      </w:r>
      <w:r w:rsidRPr="004B4732">
        <w:br/>
        <w:t>Prevents fake bookings.</w:t>
      </w:r>
    </w:p>
    <w:p w14:paraId="26326414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2️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Security Deposit</w:t>
      </w:r>
    </w:p>
    <w:p w14:paraId="76362695" w14:textId="77777777" w:rsidR="004B4732" w:rsidRPr="004B4732" w:rsidRDefault="004B4732" w:rsidP="004B4732">
      <w:r w:rsidRPr="004B4732">
        <w:t>Refundable amount</w:t>
      </w:r>
      <w:r w:rsidRPr="004B4732">
        <w:br/>
        <w:t>Protects against damages.</w:t>
      </w:r>
    </w:p>
    <w:p w14:paraId="167321BC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3️</w:t>
      </w:r>
      <w:r w:rsidRPr="004B4732">
        <w:rPr>
          <w:rFonts w:ascii="Segoe UI Symbol" w:hAnsi="Segoe UI Symbol" w:cs="Segoe UI Symbol"/>
          <w:b/>
          <w:bCs/>
        </w:rPr>
        <w:t>⃣</w:t>
      </w:r>
      <w:r w:rsidRPr="004B4732">
        <w:rPr>
          <w:b/>
          <w:bCs/>
        </w:rPr>
        <w:t xml:space="preserve"> Final Rent Payment</w:t>
      </w:r>
    </w:p>
    <w:p w14:paraId="59E1E9A9" w14:textId="77777777" w:rsidR="004B4732" w:rsidRPr="004B4732" w:rsidRDefault="004B4732" w:rsidP="004B4732">
      <w:r w:rsidRPr="004B4732">
        <w:t>Two options:</w:t>
      </w:r>
    </w:p>
    <w:p w14:paraId="4ACDD35B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Option A: Pay After Return (Recommended)</w:t>
      </w:r>
    </w:p>
    <w:p w14:paraId="55323787" w14:textId="77777777" w:rsidR="004B4732" w:rsidRPr="004B4732" w:rsidRDefault="004B4732" w:rsidP="004B4732">
      <w:r w:rsidRPr="004B4732">
        <w:t>Most accurate.</w:t>
      </w:r>
    </w:p>
    <w:p w14:paraId="02891E59" w14:textId="77777777" w:rsidR="004B4732" w:rsidRPr="004B4732" w:rsidRDefault="004B4732" w:rsidP="004B4732">
      <w:pPr>
        <w:rPr>
          <w:b/>
          <w:bCs/>
        </w:rPr>
      </w:pPr>
      <w:r w:rsidRPr="004B4732">
        <w:rPr>
          <w:b/>
          <w:bCs/>
        </w:rPr>
        <w:t>Option B: Pay Before (for small items)</w:t>
      </w:r>
    </w:p>
    <w:p w14:paraId="615DE9D0" w14:textId="77777777" w:rsidR="004B4732" w:rsidRPr="004B4732" w:rsidRDefault="004B4732" w:rsidP="004B4732">
      <w:r w:rsidRPr="004B4732">
        <w:t>Helmet, books, calculator.</w:t>
      </w:r>
    </w:p>
    <w:p w14:paraId="6ADFB438" w14:textId="77777777" w:rsidR="004B4732" w:rsidRPr="004B4732" w:rsidRDefault="009D19A8" w:rsidP="004B4732">
      <w:r>
        <w:pict w14:anchorId="60682715">
          <v:rect id="_x0000_i1048" style="width:0;height:1.5pt" o:hralign="center" o:hrstd="t" o:hr="t" fillcolor="#a0a0a0" stroked="f"/>
        </w:pict>
      </w:r>
    </w:p>
    <w:p w14:paraId="2311A927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11. REFUND SYSTEM</w:t>
      </w:r>
    </w:p>
    <w:p w14:paraId="77930AB7" w14:textId="77777777" w:rsidR="004B4732" w:rsidRPr="004B4732" w:rsidRDefault="004B4732" w:rsidP="004B4732">
      <w:r w:rsidRPr="004B4732">
        <w:t>Deposit refunded if:</w:t>
      </w:r>
    </w:p>
    <w:p w14:paraId="5F0F0E9B" w14:textId="77777777" w:rsidR="004B4732" w:rsidRPr="004B4732" w:rsidRDefault="004B4732" w:rsidP="009D19A8">
      <w:pPr>
        <w:numPr>
          <w:ilvl w:val="0"/>
          <w:numId w:val="26"/>
        </w:numPr>
      </w:pPr>
      <w:r w:rsidRPr="004B4732">
        <w:t>No damage</w:t>
      </w:r>
    </w:p>
    <w:p w14:paraId="5FB04186" w14:textId="77777777" w:rsidR="004B4732" w:rsidRPr="004B4732" w:rsidRDefault="004B4732" w:rsidP="009D19A8">
      <w:pPr>
        <w:numPr>
          <w:ilvl w:val="0"/>
          <w:numId w:val="26"/>
        </w:numPr>
      </w:pPr>
      <w:r w:rsidRPr="004B4732">
        <w:t>No late return</w:t>
      </w:r>
    </w:p>
    <w:p w14:paraId="07CE9D21" w14:textId="77777777" w:rsidR="004B4732" w:rsidRPr="004B4732" w:rsidRDefault="004B4732" w:rsidP="004B4732">
      <w:r w:rsidRPr="004B4732">
        <w:t>Refund within 0–2 days.</w:t>
      </w:r>
    </w:p>
    <w:p w14:paraId="1C6EC099" w14:textId="77777777" w:rsidR="004B4732" w:rsidRPr="004B4732" w:rsidRDefault="009D19A8" w:rsidP="004B4732">
      <w:r>
        <w:pict w14:anchorId="16B0406D">
          <v:rect id="_x0000_i1049" style="width:0;height:1.5pt" o:hralign="center" o:hrstd="t" o:hr="t" fillcolor="#a0a0a0" stroked="f"/>
        </w:pict>
      </w:r>
    </w:p>
    <w:p w14:paraId="5FDF7D9B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🔶</w:t>
      </w:r>
      <w:r w:rsidRPr="004B4732">
        <w:rPr>
          <w:b/>
          <w:bCs/>
        </w:rPr>
        <w:t xml:space="preserve"> 12. SMART FEATURES (Make Your Project Stand Out)</w:t>
      </w:r>
    </w:p>
    <w:p w14:paraId="1BE27CDA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⭐</w:t>
      </w:r>
      <w:r w:rsidRPr="004B4732">
        <w:rPr>
          <w:b/>
          <w:bCs/>
        </w:rPr>
        <w:t xml:space="preserve"> Community Exchange Corner</w:t>
      </w:r>
    </w:p>
    <w:p w14:paraId="5ADC6CFE" w14:textId="77777777" w:rsidR="004B4732" w:rsidRPr="004B4732" w:rsidRDefault="004B4732" w:rsidP="004B4732">
      <w:r w:rsidRPr="004B4732">
        <w:lastRenderedPageBreak/>
        <w:t>Free give-away section.</w:t>
      </w:r>
    </w:p>
    <w:p w14:paraId="554E3625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⭐</w:t>
      </w:r>
      <w:r w:rsidRPr="004B4732">
        <w:rPr>
          <w:b/>
          <w:bCs/>
        </w:rPr>
        <w:t xml:space="preserve"> Predictive Demand System</w:t>
      </w:r>
    </w:p>
    <w:p w14:paraId="34801C88" w14:textId="77777777" w:rsidR="004B4732" w:rsidRPr="004B4732" w:rsidRDefault="004B4732" w:rsidP="004B4732">
      <w:r w:rsidRPr="004B4732">
        <w:t>Rain → umbrellas</w:t>
      </w:r>
      <w:r w:rsidRPr="004B4732">
        <w:br/>
        <w:t>Exams → calculators</w:t>
      </w:r>
    </w:p>
    <w:p w14:paraId="31D3673F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⭐</w:t>
      </w:r>
      <w:r w:rsidRPr="004B4732">
        <w:rPr>
          <w:b/>
          <w:bCs/>
        </w:rPr>
        <w:t xml:space="preserve"> Safety Mode for Students &amp; Women</w:t>
      </w:r>
    </w:p>
    <w:p w14:paraId="162CAD90" w14:textId="77777777" w:rsidR="004B4732" w:rsidRPr="004B4732" w:rsidRDefault="004B4732" w:rsidP="009D19A8">
      <w:pPr>
        <w:numPr>
          <w:ilvl w:val="0"/>
          <w:numId w:val="27"/>
        </w:numPr>
      </w:pPr>
      <w:r w:rsidRPr="004B4732">
        <w:t>Verified delivery partner</w:t>
      </w:r>
    </w:p>
    <w:p w14:paraId="4B0B2057" w14:textId="77777777" w:rsidR="004B4732" w:rsidRPr="004B4732" w:rsidRDefault="004B4732" w:rsidP="009D19A8">
      <w:pPr>
        <w:numPr>
          <w:ilvl w:val="0"/>
          <w:numId w:val="27"/>
        </w:numPr>
      </w:pPr>
      <w:r w:rsidRPr="004B4732">
        <w:t>Safe-hours delivery</w:t>
      </w:r>
    </w:p>
    <w:p w14:paraId="04E477D6" w14:textId="77777777" w:rsidR="004B4732" w:rsidRPr="004B4732" w:rsidRDefault="004B4732" w:rsidP="009D19A8">
      <w:pPr>
        <w:numPr>
          <w:ilvl w:val="0"/>
          <w:numId w:val="27"/>
        </w:numPr>
      </w:pPr>
      <w:r w:rsidRPr="004B4732">
        <w:t>Live route tracking</w:t>
      </w:r>
    </w:p>
    <w:p w14:paraId="4BD5F222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⭐</w:t>
      </w:r>
      <w:r w:rsidRPr="004B4732">
        <w:rPr>
          <w:b/>
          <w:bCs/>
        </w:rPr>
        <w:t xml:space="preserve"> Auto Fine Negotiator</w:t>
      </w:r>
    </w:p>
    <w:p w14:paraId="69B6CE54" w14:textId="77777777" w:rsidR="004B4732" w:rsidRPr="004B4732" w:rsidRDefault="004B4732" w:rsidP="004B4732">
      <w:r w:rsidRPr="004B4732">
        <w:t>Offers:</w:t>
      </w:r>
    </w:p>
    <w:p w14:paraId="25164D66" w14:textId="77777777" w:rsidR="004B4732" w:rsidRPr="004B4732" w:rsidRDefault="004B4732" w:rsidP="009D19A8">
      <w:pPr>
        <w:numPr>
          <w:ilvl w:val="0"/>
          <w:numId w:val="28"/>
        </w:numPr>
      </w:pPr>
      <w:r w:rsidRPr="004B4732">
        <w:t>Pay full</w:t>
      </w:r>
    </w:p>
    <w:p w14:paraId="63A41692" w14:textId="77777777" w:rsidR="004B4732" w:rsidRPr="004B4732" w:rsidRDefault="004B4732" w:rsidP="009D19A8">
      <w:pPr>
        <w:numPr>
          <w:ilvl w:val="0"/>
          <w:numId w:val="28"/>
        </w:numPr>
      </w:pPr>
      <w:r w:rsidRPr="004B4732">
        <w:t>Extend time</w:t>
      </w:r>
    </w:p>
    <w:p w14:paraId="2902DB0C" w14:textId="77777777" w:rsidR="004B4732" w:rsidRPr="004B4732" w:rsidRDefault="004B4732" w:rsidP="009D19A8">
      <w:pPr>
        <w:numPr>
          <w:ilvl w:val="0"/>
          <w:numId w:val="28"/>
        </w:numPr>
      </w:pPr>
      <w:r w:rsidRPr="004B4732">
        <w:t>Watch ad for discount</w:t>
      </w:r>
    </w:p>
    <w:p w14:paraId="6D9A266F" w14:textId="77777777" w:rsidR="004B4732" w:rsidRPr="004B4732" w:rsidRDefault="004B4732" w:rsidP="004B4732">
      <w:pPr>
        <w:rPr>
          <w:b/>
          <w:bCs/>
        </w:rPr>
      </w:pPr>
      <w:r w:rsidRPr="004B4732">
        <w:rPr>
          <w:rFonts w:ascii="Segoe UI Emoji" w:hAnsi="Segoe UI Emoji" w:cs="Segoe UI Emoji"/>
          <w:b/>
          <w:bCs/>
        </w:rPr>
        <w:t>⭐</w:t>
      </w:r>
      <w:r w:rsidRPr="004B4732">
        <w:rPr>
          <w:b/>
          <w:bCs/>
        </w:rPr>
        <w:t xml:space="preserve"> Anti-Theft Lock (Electronics)</w:t>
      </w:r>
    </w:p>
    <w:p w14:paraId="4DC170AD" w14:textId="77777777" w:rsidR="004B4732" w:rsidRPr="004B4732" w:rsidRDefault="004B4732" w:rsidP="004B4732">
      <w:r w:rsidRPr="004B4732">
        <w:t>Item becomes unusable if overdue.</w:t>
      </w:r>
    </w:p>
    <w:p w14:paraId="0F7BBAB2" w14:textId="77777777" w:rsidR="009A6EDE" w:rsidRPr="009A6EDE" w:rsidRDefault="009A6EDE" w:rsidP="009A6EDE">
      <w:pPr>
        <w:rPr>
          <w:ins w:id="35" w:author="Microsoft Word" w:date="2025-12-05T16:27:00Z" w16du:dateUtc="2025-12-05T10:57:00Z"/>
          <w:b/>
          <w:bCs/>
        </w:rPr>
      </w:pPr>
      <w:ins w:id="36" w:author="Microsoft Word" w:date="2025-12-05T16:27:00Z" w16du:dateUtc="2025-12-05T10:57:00Z">
        <w:r w:rsidRPr="009A6EDE">
          <w:rPr>
            <w:b/>
            <w:bCs/>
          </w:rPr>
          <w:t>2. Multi-Owner Price Comparison</w:t>
        </w:r>
      </w:ins>
    </w:p>
    <w:p w14:paraId="18B5EB79" w14:textId="77777777" w:rsidR="009A6EDE" w:rsidRPr="009A6EDE" w:rsidRDefault="009A6EDE" w:rsidP="009A6EDE">
      <w:pPr>
        <w:rPr>
          <w:ins w:id="37" w:author="Microsoft Word" w:date="2025-12-05T16:27:00Z" w16du:dateUtc="2025-12-05T10:57:00Z"/>
        </w:rPr>
      </w:pPr>
      <w:ins w:id="38" w:author="Microsoft Word" w:date="2025-12-05T16:27:00Z" w16du:dateUtc="2025-12-05T10:57:00Z">
        <w:r w:rsidRPr="009A6EDE">
          <w:t>When a user clicks a product:</w:t>
        </w:r>
      </w:ins>
    </w:p>
    <w:p w14:paraId="16174C43" w14:textId="77777777" w:rsidR="009A6EDE" w:rsidRPr="009A6EDE" w:rsidRDefault="009A6EDE" w:rsidP="009D19A8">
      <w:pPr>
        <w:numPr>
          <w:ilvl w:val="0"/>
          <w:numId w:val="47"/>
        </w:numPr>
        <w:rPr>
          <w:ins w:id="39" w:author="Microsoft Word" w:date="2025-12-05T16:27:00Z" w16du:dateUtc="2025-12-05T10:57:00Z"/>
        </w:rPr>
      </w:pPr>
      <w:ins w:id="40" w:author="Microsoft Word" w:date="2025-12-05T16:27:00Z" w16du:dateUtc="2025-12-05T10:57:00Z">
        <w:r w:rsidRPr="009A6EDE">
          <w:t xml:space="preserve">Show </w:t>
        </w:r>
        <w:r w:rsidRPr="009A6EDE">
          <w:rPr>
            <w:b/>
            <w:bCs/>
          </w:rPr>
          <w:t>all available owners</w:t>
        </w:r>
        <w:r w:rsidRPr="009A6EDE">
          <w:t xml:space="preserve"> renting same item</w:t>
        </w:r>
      </w:ins>
    </w:p>
    <w:p w14:paraId="16D56EE0" w14:textId="77777777" w:rsidR="009A6EDE" w:rsidRPr="009A6EDE" w:rsidRDefault="009A6EDE" w:rsidP="009D19A8">
      <w:pPr>
        <w:numPr>
          <w:ilvl w:val="0"/>
          <w:numId w:val="47"/>
        </w:numPr>
        <w:rPr>
          <w:ins w:id="41" w:author="Microsoft Word" w:date="2025-12-05T16:27:00Z" w16du:dateUtc="2025-12-05T10:57:00Z"/>
        </w:rPr>
      </w:pPr>
      <w:ins w:id="42" w:author="Microsoft Word" w:date="2025-12-05T16:27:00Z" w16du:dateUtc="2025-12-05T10:57:00Z">
        <w:r w:rsidRPr="009A6EDE">
          <w:t>Display:</w:t>
        </w:r>
      </w:ins>
    </w:p>
    <w:p w14:paraId="150B3443" w14:textId="77777777" w:rsidR="009A6EDE" w:rsidRPr="009A6EDE" w:rsidRDefault="009A6EDE" w:rsidP="009D19A8">
      <w:pPr>
        <w:numPr>
          <w:ilvl w:val="1"/>
          <w:numId w:val="47"/>
        </w:numPr>
        <w:rPr>
          <w:ins w:id="43" w:author="Microsoft Word" w:date="2025-12-05T16:27:00Z" w16du:dateUtc="2025-12-05T10:57:00Z"/>
        </w:rPr>
      </w:pPr>
      <w:ins w:id="44" w:author="Microsoft Word" w:date="2025-12-05T16:27:00Z" w16du:dateUtc="2025-12-05T10:57:00Z">
        <w:r w:rsidRPr="009A6EDE">
          <w:t>Rent/day</w:t>
        </w:r>
      </w:ins>
    </w:p>
    <w:p w14:paraId="69E09A3F" w14:textId="77777777" w:rsidR="009A6EDE" w:rsidRPr="009A6EDE" w:rsidRDefault="009A6EDE" w:rsidP="009D19A8">
      <w:pPr>
        <w:numPr>
          <w:ilvl w:val="1"/>
          <w:numId w:val="47"/>
        </w:numPr>
        <w:rPr>
          <w:ins w:id="45" w:author="Microsoft Word" w:date="2025-12-05T16:27:00Z" w16du:dateUtc="2025-12-05T10:57:00Z"/>
        </w:rPr>
      </w:pPr>
      <w:ins w:id="46" w:author="Microsoft Word" w:date="2025-12-05T16:27:00Z" w16du:dateUtc="2025-12-05T10:57:00Z">
        <w:r w:rsidRPr="009A6EDE">
          <w:t>Deposit</w:t>
        </w:r>
      </w:ins>
    </w:p>
    <w:p w14:paraId="688A4DA8" w14:textId="77777777" w:rsidR="009A6EDE" w:rsidRPr="009A6EDE" w:rsidRDefault="009A6EDE" w:rsidP="009D19A8">
      <w:pPr>
        <w:numPr>
          <w:ilvl w:val="1"/>
          <w:numId w:val="47"/>
        </w:numPr>
        <w:rPr>
          <w:ins w:id="47" w:author="Microsoft Word" w:date="2025-12-05T16:27:00Z" w16du:dateUtc="2025-12-05T10:57:00Z"/>
        </w:rPr>
      </w:pPr>
      <w:ins w:id="48" w:author="Microsoft Word" w:date="2025-12-05T16:27:00Z" w16du:dateUtc="2025-12-05T10:57:00Z">
        <w:r w:rsidRPr="009A6EDE">
          <w:t>Distance</w:t>
        </w:r>
      </w:ins>
    </w:p>
    <w:p w14:paraId="1CD22004" w14:textId="77777777" w:rsidR="009A6EDE" w:rsidRPr="009A6EDE" w:rsidRDefault="009A6EDE" w:rsidP="009D19A8">
      <w:pPr>
        <w:numPr>
          <w:ilvl w:val="1"/>
          <w:numId w:val="47"/>
        </w:numPr>
        <w:rPr>
          <w:ins w:id="49" w:author="Microsoft Word" w:date="2025-12-05T16:27:00Z" w16du:dateUtc="2025-12-05T10:57:00Z"/>
        </w:rPr>
      </w:pPr>
      <w:ins w:id="50" w:author="Microsoft Word" w:date="2025-12-05T16:27:00Z" w16du:dateUtc="2025-12-05T10:57:00Z">
        <w:r w:rsidRPr="009A6EDE">
          <w:t>Ratings</w:t>
        </w:r>
      </w:ins>
    </w:p>
    <w:p w14:paraId="35AB5CE4" w14:textId="5055CE41" w:rsidR="002A586D" w:rsidRPr="002A586D" w:rsidRDefault="002A586D" w:rsidP="002A586D">
      <w:pPr>
        <w:rPr>
          <w:ins w:id="51" w:author="Microsoft Word" w:date="2025-12-05T16:27:00Z" w16du:dateUtc="2025-12-05T10:57:00Z"/>
          <w:b/>
          <w:bCs/>
        </w:rPr>
      </w:pPr>
      <w:ins w:id="52" w:author="Microsoft Word" w:date="2025-12-05T16:27:00Z" w16du:dateUtc="2025-12-05T10:57:00Z">
        <w:r w:rsidRPr="002A586D">
          <w:rPr>
            <w:b/>
            <w:bCs/>
          </w:rPr>
          <w:t xml:space="preserve">3. AI Chatbot Assistant </w:t>
        </w:r>
      </w:ins>
    </w:p>
    <w:p w14:paraId="0A175BFE" w14:textId="77777777" w:rsidR="002A586D" w:rsidRPr="002A586D" w:rsidRDefault="002A586D" w:rsidP="002A586D">
      <w:pPr>
        <w:rPr>
          <w:ins w:id="53" w:author="Microsoft Word" w:date="2025-12-05T16:27:00Z" w16du:dateUtc="2025-12-05T10:57:00Z"/>
        </w:rPr>
      </w:pPr>
      <w:ins w:id="54" w:author="Microsoft Word" w:date="2025-12-05T16:27:00Z" w16du:dateUtc="2025-12-05T10:57:00Z">
        <w:r w:rsidRPr="002A586D">
          <w:t>User can ask:</w:t>
        </w:r>
      </w:ins>
    </w:p>
    <w:p w14:paraId="3D30C57D" w14:textId="77777777" w:rsidR="002A586D" w:rsidRPr="002A586D" w:rsidRDefault="002A586D" w:rsidP="009D19A8">
      <w:pPr>
        <w:numPr>
          <w:ilvl w:val="0"/>
          <w:numId w:val="48"/>
        </w:numPr>
        <w:rPr>
          <w:ins w:id="55" w:author="Microsoft Word" w:date="2025-12-05T16:27:00Z" w16du:dateUtc="2025-12-05T10:57:00Z"/>
        </w:rPr>
      </w:pPr>
      <w:ins w:id="56" w:author="Microsoft Word" w:date="2025-12-05T16:27:00Z" w16du:dateUtc="2025-12-05T10:57:00Z">
        <w:r w:rsidRPr="002A586D">
          <w:t>“Which equipment is best for coconut farming?”</w:t>
        </w:r>
      </w:ins>
    </w:p>
    <w:p w14:paraId="13151851" w14:textId="77777777" w:rsidR="002A586D" w:rsidRDefault="002A586D" w:rsidP="009D19A8">
      <w:pPr>
        <w:numPr>
          <w:ilvl w:val="0"/>
          <w:numId w:val="48"/>
        </w:numPr>
        <w:rPr>
          <w:ins w:id="57" w:author="Microsoft Word" w:date="2025-12-05T16:27:00Z" w16du:dateUtc="2025-12-05T10:57:00Z"/>
        </w:rPr>
      </w:pPr>
      <w:ins w:id="58" w:author="Microsoft Word" w:date="2025-12-05T16:27:00Z" w16du:dateUtc="2025-12-05T10:57:00Z">
        <w:r w:rsidRPr="002A586D">
          <w:t>“This is my budget, suggest items.”</w:t>
        </w:r>
      </w:ins>
    </w:p>
    <w:p w14:paraId="6DB5AFD7" w14:textId="6F48576B" w:rsidR="002A586D" w:rsidRPr="002A586D" w:rsidRDefault="002A586D" w:rsidP="002A586D">
      <w:pPr>
        <w:rPr>
          <w:ins w:id="59" w:author="Microsoft Word" w:date="2025-12-05T16:27:00Z" w16du:dateUtc="2025-12-05T10:57:00Z"/>
        </w:rPr>
      </w:pPr>
      <w:ins w:id="60" w:author="Microsoft Word" w:date="2025-12-05T16:27:00Z" w16du:dateUtc="2025-12-05T10:57:00Z">
        <w:r w:rsidRPr="002A586D">
          <w:t>Bot gives suggestions automatically.</w:t>
        </w:r>
      </w:ins>
    </w:p>
    <w:p w14:paraId="410A817A" w14:textId="77777777" w:rsidR="002A586D" w:rsidRPr="002A586D" w:rsidRDefault="002A586D" w:rsidP="002A586D">
      <w:pPr>
        <w:rPr>
          <w:ins w:id="61" w:author="Microsoft Word" w:date="2025-12-05T16:27:00Z" w16du:dateUtc="2025-12-05T10:57:00Z"/>
          <w:b/>
          <w:bCs/>
        </w:rPr>
      </w:pPr>
      <w:ins w:id="62" w:author="Microsoft Word" w:date="2025-12-05T16:27:00Z" w16du:dateUtc="2025-12-05T10:57:00Z">
        <w:r w:rsidRPr="002A586D">
          <w:rPr>
            <w:b/>
            <w:bCs/>
          </w:rPr>
          <w:t>Gamified Rewards (Unique!)</w:t>
        </w:r>
      </w:ins>
    </w:p>
    <w:p w14:paraId="4B15F5CB" w14:textId="77777777" w:rsidR="002A586D" w:rsidRPr="002A586D" w:rsidRDefault="002A586D" w:rsidP="002A586D">
      <w:pPr>
        <w:rPr>
          <w:ins w:id="63" w:author="Microsoft Word" w:date="2025-12-05T16:27:00Z" w16du:dateUtc="2025-12-05T10:57:00Z"/>
        </w:rPr>
      </w:pPr>
      <w:ins w:id="64" w:author="Microsoft Word" w:date="2025-12-05T16:27:00Z" w16du:dateUtc="2025-12-05T10:57:00Z">
        <w:r w:rsidRPr="002A586D">
          <w:t>Users earn points for:</w:t>
        </w:r>
      </w:ins>
    </w:p>
    <w:p w14:paraId="248349BC" w14:textId="77777777" w:rsidR="002A586D" w:rsidRPr="002A586D" w:rsidRDefault="002A586D" w:rsidP="009D19A8">
      <w:pPr>
        <w:numPr>
          <w:ilvl w:val="0"/>
          <w:numId w:val="49"/>
        </w:numPr>
        <w:rPr>
          <w:ins w:id="65" w:author="Microsoft Word" w:date="2025-12-05T16:27:00Z" w16du:dateUtc="2025-12-05T10:57:00Z"/>
        </w:rPr>
      </w:pPr>
      <w:ins w:id="66" w:author="Microsoft Word" w:date="2025-12-05T16:27:00Z" w16du:dateUtc="2025-12-05T10:57:00Z">
        <w:r w:rsidRPr="002A586D">
          <w:t>Returning on time</w:t>
        </w:r>
      </w:ins>
    </w:p>
    <w:p w14:paraId="5BB074BB" w14:textId="77777777" w:rsidR="002A586D" w:rsidRPr="002A586D" w:rsidRDefault="002A586D" w:rsidP="009D19A8">
      <w:pPr>
        <w:numPr>
          <w:ilvl w:val="0"/>
          <w:numId w:val="49"/>
        </w:numPr>
        <w:rPr>
          <w:ins w:id="67" w:author="Microsoft Word" w:date="2025-12-05T16:27:00Z" w16du:dateUtc="2025-12-05T10:57:00Z"/>
        </w:rPr>
      </w:pPr>
      <w:ins w:id="68" w:author="Microsoft Word" w:date="2025-12-05T16:27:00Z" w16du:dateUtc="2025-12-05T10:57:00Z">
        <w:r w:rsidRPr="002A586D">
          <w:t>Referring friends</w:t>
        </w:r>
      </w:ins>
    </w:p>
    <w:p w14:paraId="1B7B160F" w14:textId="77777777" w:rsidR="002A586D" w:rsidRPr="002A586D" w:rsidRDefault="002A586D" w:rsidP="009D19A8">
      <w:pPr>
        <w:numPr>
          <w:ilvl w:val="0"/>
          <w:numId w:val="49"/>
        </w:numPr>
        <w:rPr>
          <w:ins w:id="69" w:author="Microsoft Word" w:date="2025-12-05T16:27:00Z" w16du:dateUtc="2025-12-05T10:57:00Z"/>
        </w:rPr>
      </w:pPr>
      <w:ins w:id="70" w:author="Microsoft Word" w:date="2025-12-05T16:27:00Z" w16du:dateUtc="2025-12-05T10:57:00Z">
        <w:r w:rsidRPr="002A586D">
          <w:t>Watching ads</w:t>
        </w:r>
      </w:ins>
    </w:p>
    <w:p w14:paraId="5C09F50B" w14:textId="77777777" w:rsidR="002A586D" w:rsidRPr="002A586D" w:rsidRDefault="002A586D" w:rsidP="009D19A8">
      <w:pPr>
        <w:numPr>
          <w:ilvl w:val="0"/>
          <w:numId w:val="49"/>
        </w:numPr>
        <w:rPr>
          <w:ins w:id="71" w:author="Microsoft Word" w:date="2025-12-05T16:27:00Z" w16du:dateUtc="2025-12-05T10:57:00Z"/>
        </w:rPr>
      </w:pPr>
      <w:ins w:id="72" w:author="Microsoft Word" w:date="2025-12-05T16:27:00Z" w16du:dateUtc="2025-12-05T10:57:00Z">
        <w:r w:rsidRPr="002A586D">
          <w:t>Completing safety checks</w:t>
        </w:r>
      </w:ins>
    </w:p>
    <w:p w14:paraId="050A9EA9" w14:textId="77777777" w:rsidR="002A586D" w:rsidRPr="002A586D" w:rsidRDefault="002A586D" w:rsidP="002A586D">
      <w:pPr>
        <w:rPr>
          <w:ins w:id="73" w:author="Microsoft Word" w:date="2025-12-05T16:27:00Z" w16du:dateUtc="2025-12-05T10:57:00Z"/>
        </w:rPr>
      </w:pPr>
      <w:ins w:id="74" w:author="Microsoft Word" w:date="2025-12-05T16:27:00Z" w16du:dateUtc="2025-12-05T10:57:00Z">
        <w:r w:rsidRPr="002A586D">
          <w:t>Points → Rent discount vouchers.</w:t>
        </w:r>
      </w:ins>
    </w:p>
    <w:p w14:paraId="7A237361" w14:textId="77777777" w:rsidR="009A6EDE" w:rsidRPr="004B4732" w:rsidRDefault="009A6EDE" w:rsidP="004B4732">
      <w:pPr>
        <w:rPr>
          <w:ins w:id="75" w:author="Microsoft Word" w:date="2025-12-05T16:27:00Z" w16du:dateUtc="2025-12-05T10:57:00Z"/>
        </w:rPr>
      </w:pPr>
    </w:p>
    <w:p w14:paraId="110C7C89" w14:textId="77777777" w:rsidR="004B4732" w:rsidRPr="004B4732" w:rsidRDefault="009D19A8" w:rsidP="004B4732">
      <w:r>
        <w:lastRenderedPageBreak/>
        <w:pict w14:anchorId="02A44961">
          <v:rect id="_x0000_i1050" style="width:0;height:1.5pt" o:hralign="center" o:hrstd="t" o:hr="t" fillcolor="#a0a0a0" stroked="f"/>
        </w:pict>
      </w:r>
    </w:p>
    <w:p w14:paraId="326036CA" w14:textId="77777777" w:rsidR="00C21CF1" w:rsidRPr="00C21CF1" w:rsidRDefault="00C21CF1" w:rsidP="00C21CF1">
      <w:pPr>
        <w:rPr>
          <w:b/>
          <w:bCs/>
        </w:rPr>
      </w:pPr>
      <w:r w:rsidRPr="00C21CF1">
        <w:rPr>
          <w:b/>
          <w:bCs/>
        </w:rPr>
        <w:t>1. DASHBOARD (Main Control Room)</w:t>
      </w:r>
    </w:p>
    <w:p w14:paraId="3022AF96" w14:textId="77777777" w:rsidR="00C21CF1" w:rsidRPr="00C21CF1" w:rsidRDefault="00C21CF1" w:rsidP="00C21CF1">
      <w:r w:rsidRPr="00C21CF1">
        <w:t>Shows:</w:t>
      </w:r>
    </w:p>
    <w:p w14:paraId="3DB6DCEB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Total users</w:t>
      </w:r>
    </w:p>
    <w:p w14:paraId="2B45EB87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Total owners</w:t>
      </w:r>
    </w:p>
    <w:p w14:paraId="346970D0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Active rentals</w:t>
      </w:r>
    </w:p>
    <w:p w14:paraId="4C199C13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Pending returns</w:t>
      </w:r>
    </w:p>
    <w:p w14:paraId="0D856DCE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Overdue items</w:t>
      </w:r>
    </w:p>
    <w:p w14:paraId="52D236B3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Damages detected</w:t>
      </w:r>
    </w:p>
    <w:p w14:paraId="65895A13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Revenue today</w:t>
      </w:r>
    </w:p>
    <w:p w14:paraId="61517E11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Delivery tasks</w:t>
      </w:r>
    </w:p>
    <w:p w14:paraId="0E5E32FD" w14:textId="77777777" w:rsidR="00C21CF1" w:rsidRPr="00C21CF1" w:rsidRDefault="00C21CF1" w:rsidP="009D19A8">
      <w:pPr>
        <w:numPr>
          <w:ilvl w:val="0"/>
          <w:numId w:val="29"/>
        </w:numPr>
      </w:pPr>
      <w:r w:rsidRPr="00C21CF1">
        <w:t>Trust alerts</w:t>
      </w:r>
    </w:p>
    <w:p w14:paraId="4ED6BB19" w14:textId="77777777" w:rsidR="00C21CF1" w:rsidRPr="00C21CF1" w:rsidRDefault="00C21CF1" w:rsidP="00C21CF1">
      <w:r w:rsidRPr="00C21CF1">
        <w:t xml:space="preserve">Admin sees entire system in one majestic glance </w:t>
      </w:r>
      <w:r w:rsidRPr="00C21CF1">
        <w:rPr>
          <w:rFonts w:ascii="Segoe UI Emoji" w:hAnsi="Segoe UI Emoji" w:cs="Segoe UI Emoji"/>
        </w:rPr>
        <w:t>🌐✨</w:t>
      </w:r>
    </w:p>
    <w:p w14:paraId="1ED487D9" w14:textId="77777777" w:rsidR="00C21CF1" w:rsidRPr="00C21CF1" w:rsidRDefault="009D19A8" w:rsidP="00C21CF1">
      <w:r>
        <w:pict w14:anchorId="7A89D839">
          <v:rect id="_x0000_i1051" style="width:0;height:1.5pt" o:hralign="center" o:hrstd="t" o:hr="t" fillcolor="#a0a0a0" stroked="f"/>
        </w:pict>
      </w:r>
    </w:p>
    <w:p w14:paraId="5A6C5A89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2. USER MANAGEMENT</w:t>
      </w:r>
    </w:p>
    <w:p w14:paraId="09DA1749" w14:textId="77777777" w:rsidR="00C21CF1" w:rsidRPr="00C21CF1" w:rsidRDefault="00C21CF1" w:rsidP="00C21CF1">
      <w:r w:rsidRPr="00C21CF1">
        <w:t>Admin can:</w:t>
      </w:r>
    </w:p>
    <w:p w14:paraId="0EBBF303" w14:textId="77777777" w:rsidR="00C21CF1" w:rsidRPr="00C21CF1" w:rsidRDefault="00C21CF1" w:rsidP="009D19A8">
      <w:pPr>
        <w:numPr>
          <w:ilvl w:val="0"/>
          <w:numId w:val="30"/>
        </w:numPr>
      </w:pPr>
      <w:r w:rsidRPr="00C21CF1">
        <w:t>View all users</w:t>
      </w:r>
    </w:p>
    <w:p w14:paraId="5B666300" w14:textId="77777777" w:rsidR="00C21CF1" w:rsidRPr="00C21CF1" w:rsidRDefault="00C21CF1" w:rsidP="009D19A8">
      <w:pPr>
        <w:numPr>
          <w:ilvl w:val="0"/>
          <w:numId w:val="30"/>
        </w:numPr>
      </w:pPr>
      <w:r w:rsidRPr="00C21CF1">
        <w:t>Verify phone numbers</w:t>
      </w:r>
    </w:p>
    <w:p w14:paraId="01F0D796" w14:textId="77777777" w:rsidR="00C21CF1" w:rsidRPr="00C21CF1" w:rsidRDefault="00C21CF1" w:rsidP="009D19A8">
      <w:pPr>
        <w:numPr>
          <w:ilvl w:val="0"/>
          <w:numId w:val="30"/>
        </w:numPr>
      </w:pPr>
      <w:r w:rsidRPr="00C21CF1">
        <w:t>Block fake users</w:t>
      </w:r>
    </w:p>
    <w:p w14:paraId="0F8B4E24" w14:textId="77777777" w:rsidR="00C21CF1" w:rsidRPr="00C21CF1" w:rsidRDefault="00C21CF1" w:rsidP="009D19A8">
      <w:pPr>
        <w:numPr>
          <w:ilvl w:val="0"/>
          <w:numId w:val="30"/>
        </w:numPr>
      </w:pPr>
      <w:r w:rsidRPr="00C21CF1">
        <w:t>Reset password</w:t>
      </w:r>
    </w:p>
    <w:p w14:paraId="6E417AD8" w14:textId="77777777" w:rsidR="00C21CF1" w:rsidRPr="00C21CF1" w:rsidRDefault="00C21CF1" w:rsidP="009D19A8">
      <w:pPr>
        <w:numPr>
          <w:ilvl w:val="0"/>
          <w:numId w:val="30"/>
        </w:numPr>
      </w:pPr>
      <w:r w:rsidRPr="00C21CF1">
        <w:t>Edit user details</w:t>
      </w:r>
    </w:p>
    <w:p w14:paraId="6112910D" w14:textId="77777777" w:rsidR="00C21CF1" w:rsidRPr="00C21CF1" w:rsidRDefault="00C21CF1" w:rsidP="009D19A8">
      <w:pPr>
        <w:numPr>
          <w:ilvl w:val="0"/>
          <w:numId w:val="30"/>
        </w:numPr>
      </w:pPr>
      <w:r w:rsidRPr="00C21CF1">
        <w:t>Check trust score</w:t>
      </w:r>
    </w:p>
    <w:p w14:paraId="20537ECF" w14:textId="77777777" w:rsidR="00C21CF1" w:rsidRPr="00C21CF1" w:rsidRDefault="00C21CF1" w:rsidP="009D19A8">
      <w:pPr>
        <w:numPr>
          <w:ilvl w:val="0"/>
          <w:numId w:val="30"/>
        </w:numPr>
      </w:pPr>
      <w:r w:rsidRPr="00C21CF1">
        <w:t>View rental history</w:t>
      </w:r>
    </w:p>
    <w:p w14:paraId="3E3491EF" w14:textId="77777777" w:rsidR="00C21CF1" w:rsidRPr="00C21CF1" w:rsidRDefault="00C21CF1" w:rsidP="00C21CF1">
      <w:r w:rsidRPr="00C21CF1">
        <w:t xml:space="preserve">Fake account = one tap block </w:t>
      </w:r>
      <w:r w:rsidRPr="00C21CF1">
        <w:rPr>
          <w:rFonts w:ascii="Segoe UI Emoji" w:hAnsi="Segoe UI Emoji" w:cs="Segoe UI Emoji"/>
        </w:rPr>
        <w:t>🔒</w:t>
      </w:r>
    </w:p>
    <w:p w14:paraId="01CF4349" w14:textId="77777777" w:rsidR="00C21CF1" w:rsidRPr="00C21CF1" w:rsidRDefault="009D19A8" w:rsidP="00C21CF1">
      <w:r>
        <w:pict w14:anchorId="1538EF35">
          <v:rect id="_x0000_i1052" style="width:0;height:1.5pt" o:hralign="center" o:hrstd="t" o:hr="t" fillcolor="#a0a0a0" stroked="f"/>
        </w:pict>
      </w:r>
    </w:p>
    <w:p w14:paraId="0755099C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3. OWNER / PARTNER MANAGEMENT</w:t>
      </w:r>
    </w:p>
    <w:p w14:paraId="645E6117" w14:textId="77777777" w:rsidR="00C21CF1" w:rsidRPr="00C21CF1" w:rsidRDefault="00C21CF1" w:rsidP="00C21CF1">
      <w:r w:rsidRPr="00C21CF1">
        <w:t>Admin can:</w:t>
      </w:r>
    </w:p>
    <w:p w14:paraId="13BFA1C4" w14:textId="77777777" w:rsidR="00C21CF1" w:rsidRPr="00C21CF1" w:rsidRDefault="00C21CF1" w:rsidP="009D19A8">
      <w:pPr>
        <w:numPr>
          <w:ilvl w:val="0"/>
          <w:numId w:val="31"/>
        </w:numPr>
      </w:pPr>
      <w:r w:rsidRPr="00C21CF1">
        <w:t>Approve owners</w:t>
      </w:r>
    </w:p>
    <w:p w14:paraId="39AD8E68" w14:textId="77777777" w:rsidR="00C21CF1" w:rsidRPr="00C21CF1" w:rsidRDefault="00C21CF1" w:rsidP="009D19A8">
      <w:pPr>
        <w:numPr>
          <w:ilvl w:val="0"/>
          <w:numId w:val="31"/>
        </w:numPr>
      </w:pPr>
      <w:r w:rsidRPr="00C21CF1">
        <w:t>Verify items</w:t>
      </w:r>
    </w:p>
    <w:p w14:paraId="523CFA15" w14:textId="77777777" w:rsidR="00C21CF1" w:rsidRPr="00C21CF1" w:rsidRDefault="00C21CF1" w:rsidP="009D19A8">
      <w:pPr>
        <w:numPr>
          <w:ilvl w:val="0"/>
          <w:numId w:val="31"/>
        </w:numPr>
      </w:pPr>
      <w:r w:rsidRPr="00C21CF1">
        <w:t>Suspend owners</w:t>
      </w:r>
    </w:p>
    <w:p w14:paraId="0852CA5A" w14:textId="77777777" w:rsidR="00C21CF1" w:rsidRPr="00C21CF1" w:rsidRDefault="00C21CF1" w:rsidP="009D19A8">
      <w:pPr>
        <w:numPr>
          <w:ilvl w:val="0"/>
          <w:numId w:val="31"/>
        </w:numPr>
      </w:pPr>
      <w:r w:rsidRPr="00C21CF1">
        <w:t>Track owner earnings</w:t>
      </w:r>
    </w:p>
    <w:p w14:paraId="6B29A68D" w14:textId="77777777" w:rsidR="00C21CF1" w:rsidRPr="00C21CF1" w:rsidRDefault="00C21CF1" w:rsidP="009D19A8">
      <w:pPr>
        <w:numPr>
          <w:ilvl w:val="0"/>
          <w:numId w:val="31"/>
        </w:numPr>
      </w:pPr>
      <w:r w:rsidRPr="00C21CF1">
        <w:lastRenderedPageBreak/>
        <w:t>View complaints against owners</w:t>
      </w:r>
    </w:p>
    <w:p w14:paraId="37E7507B" w14:textId="77777777" w:rsidR="00C21CF1" w:rsidRPr="00C21CF1" w:rsidRDefault="00C21CF1" w:rsidP="009D19A8">
      <w:pPr>
        <w:numPr>
          <w:ilvl w:val="0"/>
          <w:numId w:val="31"/>
        </w:numPr>
      </w:pPr>
      <w:r w:rsidRPr="00C21CF1">
        <w:t>Set commission percentage</w:t>
      </w:r>
    </w:p>
    <w:p w14:paraId="40074FD5" w14:textId="77777777" w:rsidR="00C21CF1" w:rsidRPr="00C21CF1" w:rsidRDefault="00C21CF1" w:rsidP="00C21CF1">
      <w:r w:rsidRPr="00C21CF1">
        <w:t xml:space="preserve">Owners behave responsibly because admin is watching </w:t>
      </w:r>
      <w:r w:rsidRPr="00C21CF1">
        <w:rPr>
          <w:rFonts w:ascii="Segoe UI Emoji" w:hAnsi="Segoe UI Emoji" w:cs="Segoe UI Emoji"/>
        </w:rPr>
        <w:t>🎯</w:t>
      </w:r>
    </w:p>
    <w:p w14:paraId="738E6D5A" w14:textId="77777777" w:rsidR="00C21CF1" w:rsidRPr="00C21CF1" w:rsidRDefault="009D19A8" w:rsidP="00C21CF1">
      <w:r>
        <w:pict w14:anchorId="443D7854">
          <v:rect id="_x0000_i1053" style="width:0;height:1.5pt" o:hralign="center" o:hrstd="t" o:hr="t" fillcolor="#a0a0a0" stroked="f"/>
        </w:pict>
      </w:r>
    </w:p>
    <w:p w14:paraId="3A0600C5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4. CATEGORY &amp; ITEM MANAGEMENT</w:t>
      </w:r>
    </w:p>
    <w:p w14:paraId="13584EC6" w14:textId="77777777" w:rsidR="00C21CF1" w:rsidRPr="00C21CF1" w:rsidRDefault="00C21CF1" w:rsidP="00C21CF1">
      <w:r w:rsidRPr="00C21CF1">
        <w:t>Admin can:</w:t>
      </w:r>
    </w:p>
    <w:p w14:paraId="3DD2C72A" w14:textId="77777777" w:rsidR="00C21CF1" w:rsidRPr="00C21CF1" w:rsidRDefault="00C21CF1" w:rsidP="009D19A8">
      <w:pPr>
        <w:numPr>
          <w:ilvl w:val="0"/>
          <w:numId w:val="32"/>
        </w:numPr>
      </w:pPr>
      <w:r w:rsidRPr="00C21CF1">
        <w:t>Add or remove categories</w:t>
      </w:r>
    </w:p>
    <w:p w14:paraId="5A2F69CD" w14:textId="77777777" w:rsidR="00C21CF1" w:rsidRPr="00C21CF1" w:rsidRDefault="00C21CF1" w:rsidP="009D19A8">
      <w:pPr>
        <w:numPr>
          <w:ilvl w:val="0"/>
          <w:numId w:val="32"/>
        </w:numPr>
      </w:pPr>
      <w:r w:rsidRPr="00C21CF1">
        <w:t>Add items</w:t>
      </w:r>
    </w:p>
    <w:p w14:paraId="67FACB9D" w14:textId="77777777" w:rsidR="00C21CF1" w:rsidRPr="00C21CF1" w:rsidRDefault="00C21CF1" w:rsidP="009D19A8">
      <w:pPr>
        <w:numPr>
          <w:ilvl w:val="0"/>
          <w:numId w:val="32"/>
        </w:numPr>
      </w:pPr>
      <w:r w:rsidRPr="00C21CF1">
        <w:t>Set item rent (daily/weekly)</w:t>
      </w:r>
    </w:p>
    <w:p w14:paraId="1B6246B1" w14:textId="77777777" w:rsidR="00C21CF1" w:rsidRPr="00C21CF1" w:rsidRDefault="00C21CF1" w:rsidP="009D19A8">
      <w:pPr>
        <w:numPr>
          <w:ilvl w:val="0"/>
          <w:numId w:val="32"/>
        </w:numPr>
      </w:pPr>
      <w:r w:rsidRPr="00C21CF1">
        <w:t>Add deposit amount</w:t>
      </w:r>
    </w:p>
    <w:p w14:paraId="243EA30F" w14:textId="77777777" w:rsidR="00C21CF1" w:rsidRPr="00C21CF1" w:rsidRDefault="00C21CF1" w:rsidP="009D19A8">
      <w:pPr>
        <w:numPr>
          <w:ilvl w:val="0"/>
          <w:numId w:val="32"/>
        </w:numPr>
      </w:pPr>
      <w:r w:rsidRPr="00C21CF1">
        <w:t>Upload images</w:t>
      </w:r>
    </w:p>
    <w:p w14:paraId="1202371E" w14:textId="77777777" w:rsidR="00C21CF1" w:rsidRPr="00C21CF1" w:rsidRDefault="00C21CF1" w:rsidP="009D19A8">
      <w:pPr>
        <w:numPr>
          <w:ilvl w:val="0"/>
          <w:numId w:val="32"/>
        </w:numPr>
      </w:pPr>
      <w:r w:rsidRPr="00C21CF1">
        <w:t>Mark availability</w:t>
      </w:r>
    </w:p>
    <w:p w14:paraId="7A092401" w14:textId="77777777" w:rsidR="00C21CF1" w:rsidRPr="00C21CF1" w:rsidRDefault="00C21CF1" w:rsidP="009D19A8">
      <w:pPr>
        <w:numPr>
          <w:ilvl w:val="0"/>
          <w:numId w:val="32"/>
        </w:numPr>
      </w:pPr>
      <w:r w:rsidRPr="00C21CF1">
        <w:t>Mark “ premium / new arrival / offer”</w:t>
      </w:r>
    </w:p>
    <w:p w14:paraId="4BB73DB6" w14:textId="77777777" w:rsidR="00C21CF1" w:rsidRPr="00C21CF1" w:rsidRDefault="00C21CF1" w:rsidP="00C21CF1">
      <w:r w:rsidRPr="00C21CF1">
        <w:t xml:space="preserve">Everything you described in 9 modules → </w:t>
      </w:r>
      <w:r w:rsidRPr="00C21CF1">
        <w:rPr>
          <w:b/>
          <w:bCs/>
        </w:rPr>
        <w:t>admin edits from here</w:t>
      </w:r>
      <w:r w:rsidRPr="00C21CF1">
        <w:t>.</w:t>
      </w:r>
    </w:p>
    <w:p w14:paraId="4FC758FD" w14:textId="77777777" w:rsidR="00C21CF1" w:rsidRPr="00C21CF1" w:rsidRDefault="009D19A8" w:rsidP="00C21CF1">
      <w:r>
        <w:pict w14:anchorId="053E1193">
          <v:rect id="_x0000_i1054" style="width:0;height:1.5pt" o:hralign="center" o:hrstd="t" o:hr="t" fillcolor="#a0a0a0" stroked="f"/>
        </w:pict>
      </w:r>
    </w:p>
    <w:p w14:paraId="2DADD500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5. RENTAL MANAGEMENT</w:t>
      </w:r>
    </w:p>
    <w:p w14:paraId="00D13AD8" w14:textId="77777777" w:rsidR="00C21CF1" w:rsidRPr="00C21CF1" w:rsidRDefault="00C21CF1" w:rsidP="00C21CF1">
      <w:r w:rsidRPr="00C21CF1">
        <w:t>Admin controls:</w:t>
      </w:r>
    </w:p>
    <w:p w14:paraId="75CB1BC6" w14:textId="77777777" w:rsidR="00C21CF1" w:rsidRPr="00C21CF1" w:rsidRDefault="00C21CF1" w:rsidP="009D19A8">
      <w:pPr>
        <w:numPr>
          <w:ilvl w:val="0"/>
          <w:numId w:val="33"/>
        </w:numPr>
      </w:pPr>
      <w:r w:rsidRPr="00C21CF1">
        <w:t>Rental requests</w:t>
      </w:r>
    </w:p>
    <w:p w14:paraId="0BF57AB0" w14:textId="77777777" w:rsidR="00C21CF1" w:rsidRPr="00C21CF1" w:rsidRDefault="00C21CF1" w:rsidP="009D19A8">
      <w:pPr>
        <w:numPr>
          <w:ilvl w:val="0"/>
          <w:numId w:val="33"/>
        </w:numPr>
      </w:pPr>
      <w:r w:rsidRPr="00C21CF1">
        <w:t>Approve/Reject bookings</w:t>
      </w:r>
    </w:p>
    <w:p w14:paraId="63706569" w14:textId="77777777" w:rsidR="00C21CF1" w:rsidRPr="00C21CF1" w:rsidRDefault="00C21CF1" w:rsidP="009D19A8">
      <w:pPr>
        <w:numPr>
          <w:ilvl w:val="0"/>
          <w:numId w:val="33"/>
        </w:numPr>
      </w:pPr>
      <w:r w:rsidRPr="00C21CF1">
        <w:t>Assign delivery partner</w:t>
      </w:r>
    </w:p>
    <w:p w14:paraId="69EF652D" w14:textId="77777777" w:rsidR="00C21CF1" w:rsidRPr="00C21CF1" w:rsidRDefault="00C21CF1" w:rsidP="009D19A8">
      <w:pPr>
        <w:numPr>
          <w:ilvl w:val="0"/>
          <w:numId w:val="33"/>
        </w:numPr>
      </w:pPr>
      <w:r w:rsidRPr="00C21CF1">
        <w:t>Track order timeline</w:t>
      </w:r>
    </w:p>
    <w:p w14:paraId="20096F1A" w14:textId="77777777" w:rsidR="00C21CF1" w:rsidRPr="00C21CF1" w:rsidRDefault="00C21CF1" w:rsidP="009D19A8">
      <w:pPr>
        <w:numPr>
          <w:ilvl w:val="0"/>
          <w:numId w:val="33"/>
        </w:numPr>
      </w:pPr>
      <w:r w:rsidRPr="00C21CF1">
        <w:t>View QR scans</w:t>
      </w:r>
    </w:p>
    <w:p w14:paraId="24F806AC" w14:textId="77777777" w:rsidR="00C21CF1" w:rsidRPr="00C21CF1" w:rsidRDefault="00C21CF1" w:rsidP="009D19A8">
      <w:pPr>
        <w:numPr>
          <w:ilvl w:val="0"/>
          <w:numId w:val="33"/>
        </w:numPr>
      </w:pPr>
      <w:r w:rsidRPr="00C21CF1">
        <w:t>Mark rental completed</w:t>
      </w:r>
    </w:p>
    <w:p w14:paraId="5A24C03C" w14:textId="77777777" w:rsidR="00C21CF1" w:rsidRPr="00C21CF1" w:rsidRDefault="00C21CF1" w:rsidP="009D19A8">
      <w:pPr>
        <w:numPr>
          <w:ilvl w:val="0"/>
          <w:numId w:val="33"/>
        </w:numPr>
      </w:pPr>
      <w:r w:rsidRPr="00C21CF1">
        <w:t>Mark item lost/damaged</w:t>
      </w:r>
    </w:p>
    <w:p w14:paraId="4EEFB023" w14:textId="77777777" w:rsidR="00C21CF1" w:rsidRPr="00C21CF1" w:rsidRDefault="00C21CF1" w:rsidP="00C21CF1">
      <w:r w:rsidRPr="00C21CF1">
        <w:t xml:space="preserve">Admin = Judge + Coordinator </w:t>
      </w:r>
      <w:r w:rsidRPr="00C21CF1">
        <w:rPr>
          <w:rFonts w:ascii="Segoe UI Symbol" w:hAnsi="Segoe UI Symbol" w:cs="Segoe UI Symbol"/>
        </w:rPr>
        <w:t>⚖</w:t>
      </w:r>
      <w:r w:rsidRPr="00C21CF1">
        <w:rPr>
          <w:rFonts w:ascii="Segoe UI Emoji" w:hAnsi="Segoe UI Emoji" w:cs="Segoe UI Emoji"/>
        </w:rPr>
        <w:t>🚚</w:t>
      </w:r>
    </w:p>
    <w:p w14:paraId="5C450F99" w14:textId="77777777" w:rsidR="00C21CF1" w:rsidRPr="00C21CF1" w:rsidRDefault="009D19A8" w:rsidP="00C21CF1">
      <w:r>
        <w:pict w14:anchorId="3934ECD3">
          <v:rect id="_x0000_i1055" style="width:0;height:1.5pt" o:hralign="center" o:hrstd="t" o:hr="t" fillcolor="#a0a0a0" stroked="f"/>
        </w:pict>
      </w:r>
    </w:p>
    <w:p w14:paraId="60743519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6. DELIVERY PARTNER CONTROL</w:t>
      </w:r>
    </w:p>
    <w:p w14:paraId="6525FC16" w14:textId="77777777" w:rsidR="00C21CF1" w:rsidRPr="00C21CF1" w:rsidRDefault="00C21CF1" w:rsidP="00C21CF1">
      <w:r w:rsidRPr="00C21CF1">
        <w:t>Admin can:</w:t>
      </w:r>
    </w:p>
    <w:p w14:paraId="7D44C96E" w14:textId="77777777" w:rsidR="00C21CF1" w:rsidRPr="00C21CF1" w:rsidRDefault="00C21CF1" w:rsidP="009D19A8">
      <w:pPr>
        <w:numPr>
          <w:ilvl w:val="0"/>
          <w:numId w:val="34"/>
        </w:numPr>
      </w:pPr>
      <w:r w:rsidRPr="00C21CF1">
        <w:t>Add delivery partners</w:t>
      </w:r>
    </w:p>
    <w:p w14:paraId="52F08150" w14:textId="77777777" w:rsidR="00C21CF1" w:rsidRPr="00C21CF1" w:rsidRDefault="00C21CF1" w:rsidP="009D19A8">
      <w:pPr>
        <w:numPr>
          <w:ilvl w:val="0"/>
          <w:numId w:val="34"/>
        </w:numPr>
      </w:pPr>
      <w:r w:rsidRPr="00C21CF1">
        <w:t>Assign tasks</w:t>
      </w:r>
    </w:p>
    <w:p w14:paraId="6F9DB9BE" w14:textId="77777777" w:rsidR="00C21CF1" w:rsidRPr="00C21CF1" w:rsidRDefault="00C21CF1" w:rsidP="009D19A8">
      <w:pPr>
        <w:numPr>
          <w:ilvl w:val="0"/>
          <w:numId w:val="34"/>
        </w:numPr>
      </w:pPr>
      <w:r w:rsidRPr="00C21CF1">
        <w:t>Track live location</w:t>
      </w:r>
    </w:p>
    <w:p w14:paraId="10EBAC81" w14:textId="77777777" w:rsidR="00C21CF1" w:rsidRPr="00C21CF1" w:rsidRDefault="00C21CF1" w:rsidP="009D19A8">
      <w:pPr>
        <w:numPr>
          <w:ilvl w:val="0"/>
          <w:numId w:val="34"/>
        </w:numPr>
      </w:pPr>
      <w:r w:rsidRPr="00C21CF1">
        <w:lastRenderedPageBreak/>
        <w:t>Check past deliveries</w:t>
      </w:r>
    </w:p>
    <w:p w14:paraId="3C459BB8" w14:textId="77777777" w:rsidR="00C21CF1" w:rsidRPr="00C21CF1" w:rsidRDefault="00C21CF1" w:rsidP="009D19A8">
      <w:pPr>
        <w:numPr>
          <w:ilvl w:val="0"/>
          <w:numId w:val="34"/>
        </w:numPr>
      </w:pPr>
      <w:r w:rsidRPr="00C21CF1">
        <w:t>Ratings &amp; reviews of delivery partner</w:t>
      </w:r>
    </w:p>
    <w:p w14:paraId="5573A6ED" w14:textId="77777777" w:rsidR="00C21CF1" w:rsidRPr="00C21CF1" w:rsidRDefault="00C21CF1" w:rsidP="009D19A8">
      <w:pPr>
        <w:numPr>
          <w:ilvl w:val="0"/>
          <w:numId w:val="34"/>
        </w:numPr>
      </w:pPr>
      <w:r w:rsidRPr="00C21CF1">
        <w:t>Payment settlement</w:t>
      </w:r>
    </w:p>
    <w:p w14:paraId="50D7BE12" w14:textId="77777777" w:rsidR="00C21CF1" w:rsidRPr="00C21CF1" w:rsidRDefault="00C21CF1" w:rsidP="00C21CF1">
      <w:r w:rsidRPr="00C21CF1">
        <w:t>If someone misbehaves → disable account instantly.</w:t>
      </w:r>
    </w:p>
    <w:p w14:paraId="7FA3888F" w14:textId="77777777" w:rsidR="00C21CF1" w:rsidRPr="00C21CF1" w:rsidRDefault="009D19A8" w:rsidP="00C21CF1">
      <w:r>
        <w:pict w14:anchorId="3E6E2BE0">
          <v:rect id="_x0000_i1056" style="width:0;height:1.5pt" o:hralign="center" o:hrstd="t" o:hr="t" fillcolor="#a0a0a0" stroked="f"/>
        </w:pict>
      </w:r>
    </w:p>
    <w:p w14:paraId="3FBAD5DA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7. DAMAGE &amp; DISPUTE CENTER</w:t>
      </w:r>
    </w:p>
    <w:p w14:paraId="7DAAE86E" w14:textId="77777777" w:rsidR="00C21CF1" w:rsidRPr="00C21CF1" w:rsidRDefault="00C21CF1" w:rsidP="00C21CF1">
      <w:r w:rsidRPr="00C21CF1">
        <w:t>This is important.</w:t>
      </w:r>
    </w:p>
    <w:p w14:paraId="20A3B4CE" w14:textId="77777777" w:rsidR="00C21CF1" w:rsidRPr="00C21CF1" w:rsidRDefault="00C21CF1" w:rsidP="00C21CF1">
      <w:r w:rsidRPr="00C21CF1">
        <w:t>Admin sees:</w:t>
      </w:r>
    </w:p>
    <w:p w14:paraId="435C0B97" w14:textId="77777777" w:rsidR="00C21CF1" w:rsidRPr="00C21CF1" w:rsidRDefault="00C21CF1" w:rsidP="009D19A8">
      <w:pPr>
        <w:numPr>
          <w:ilvl w:val="0"/>
          <w:numId w:val="35"/>
        </w:numPr>
      </w:pPr>
      <w:r w:rsidRPr="00C21CF1">
        <w:t>Damage report (before vs after photos)</w:t>
      </w:r>
    </w:p>
    <w:p w14:paraId="3D358802" w14:textId="77777777" w:rsidR="00C21CF1" w:rsidRPr="00C21CF1" w:rsidRDefault="00C21CF1" w:rsidP="009D19A8">
      <w:pPr>
        <w:numPr>
          <w:ilvl w:val="0"/>
          <w:numId w:val="35"/>
        </w:numPr>
      </w:pPr>
      <w:r w:rsidRPr="00C21CF1">
        <w:t>Owner comments</w:t>
      </w:r>
    </w:p>
    <w:p w14:paraId="49AF7AA2" w14:textId="77777777" w:rsidR="00C21CF1" w:rsidRPr="00C21CF1" w:rsidRDefault="00C21CF1" w:rsidP="009D19A8">
      <w:pPr>
        <w:numPr>
          <w:ilvl w:val="0"/>
          <w:numId w:val="35"/>
        </w:numPr>
      </w:pPr>
      <w:r w:rsidRPr="00C21CF1">
        <w:t>User comments</w:t>
      </w:r>
    </w:p>
    <w:p w14:paraId="6C0084BF" w14:textId="77777777" w:rsidR="00C21CF1" w:rsidRPr="00C21CF1" w:rsidRDefault="00C21CF1" w:rsidP="009D19A8">
      <w:pPr>
        <w:numPr>
          <w:ilvl w:val="0"/>
          <w:numId w:val="35"/>
        </w:numPr>
      </w:pPr>
      <w:r w:rsidRPr="00C21CF1">
        <w:t>Evidence photos &amp; videos</w:t>
      </w:r>
    </w:p>
    <w:p w14:paraId="6AF182CE" w14:textId="77777777" w:rsidR="00C21CF1" w:rsidRPr="00C21CF1" w:rsidRDefault="00C21CF1" w:rsidP="009D19A8">
      <w:pPr>
        <w:numPr>
          <w:ilvl w:val="0"/>
          <w:numId w:val="35"/>
        </w:numPr>
      </w:pPr>
      <w:r w:rsidRPr="00C21CF1">
        <w:t>System auto-detected damage level</w:t>
      </w:r>
    </w:p>
    <w:p w14:paraId="4E33F692" w14:textId="77777777" w:rsidR="00C21CF1" w:rsidRPr="00C21CF1" w:rsidRDefault="00C21CF1" w:rsidP="00C21CF1">
      <w:r w:rsidRPr="00C21CF1">
        <w:t>Admin can:</w:t>
      </w:r>
    </w:p>
    <w:p w14:paraId="3A8721DF" w14:textId="77777777" w:rsidR="00C21CF1" w:rsidRPr="00C21CF1" w:rsidRDefault="00C21CF1" w:rsidP="009D19A8">
      <w:pPr>
        <w:numPr>
          <w:ilvl w:val="0"/>
          <w:numId w:val="36"/>
        </w:numPr>
      </w:pPr>
      <w:r w:rsidRPr="00C21CF1">
        <w:t>Decide compensation</w:t>
      </w:r>
    </w:p>
    <w:p w14:paraId="6D2B31E3" w14:textId="77777777" w:rsidR="00C21CF1" w:rsidRPr="00C21CF1" w:rsidRDefault="00C21CF1" w:rsidP="009D19A8">
      <w:pPr>
        <w:numPr>
          <w:ilvl w:val="0"/>
          <w:numId w:val="36"/>
        </w:numPr>
      </w:pPr>
      <w:r w:rsidRPr="00C21CF1">
        <w:t>Release hold amount</w:t>
      </w:r>
    </w:p>
    <w:p w14:paraId="2D25D56A" w14:textId="77777777" w:rsidR="00C21CF1" w:rsidRPr="00C21CF1" w:rsidRDefault="00C21CF1" w:rsidP="009D19A8">
      <w:pPr>
        <w:numPr>
          <w:ilvl w:val="0"/>
          <w:numId w:val="36"/>
        </w:numPr>
      </w:pPr>
      <w:r w:rsidRPr="00C21CF1">
        <w:t>Issue refund</w:t>
      </w:r>
    </w:p>
    <w:p w14:paraId="1F791867" w14:textId="77777777" w:rsidR="00C21CF1" w:rsidRPr="00C21CF1" w:rsidRDefault="00C21CF1" w:rsidP="009D19A8">
      <w:pPr>
        <w:numPr>
          <w:ilvl w:val="0"/>
          <w:numId w:val="36"/>
        </w:numPr>
      </w:pPr>
      <w:r w:rsidRPr="00C21CF1">
        <w:t>Raise escalation</w:t>
      </w:r>
    </w:p>
    <w:p w14:paraId="03A9F98B" w14:textId="77777777" w:rsidR="00C21CF1" w:rsidRPr="00C21CF1" w:rsidRDefault="00C21CF1" w:rsidP="00C21CF1">
      <w:r w:rsidRPr="00C21CF1">
        <w:t>Crystal clear, zero confusion.</w:t>
      </w:r>
    </w:p>
    <w:p w14:paraId="2AD6FFF8" w14:textId="77777777" w:rsidR="00C21CF1" w:rsidRPr="00C21CF1" w:rsidRDefault="009D19A8" w:rsidP="00C21CF1">
      <w:r>
        <w:pict w14:anchorId="23960652">
          <v:rect id="_x0000_i1057" style="width:0;height:1.5pt" o:hralign="center" o:hrstd="t" o:hr="t" fillcolor="#a0a0a0" stroked="f"/>
        </w:pict>
      </w:r>
    </w:p>
    <w:p w14:paraId="1526A8F5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8. PAYMENT CONTROL</w:t>
      </w:r>
    </w:p>
    <w:p w14:paraId="072C8D02" w14:textId="77777777" w:rsidR="00C21CF1" w:rsidRPr="00C21CF1" w:rsidRDefault="00C21CF1" w:rsidP="00C21CF1">
      <w:r w:rsidRPr="00C21CF1">
        <w:t>Admin can:</w:t>
      </w:r>
    </w:p>
    <w:p w14:paraId="532A3C93" w14:textId="77777777" w:rsidR="00C21CF1" w:rsidRPr="00C21CF1" w:rsidRDefault="00C21CF1" w:rsidP="009D19A8">
      <w:pPr>
        <w:numPr>
          <w:ilvl w:val="0"/>
          <w:numId w:val="37"/>
        </w:numPr>
      </w:pPr>
      <w:r w:rsidRPr="00C21CF1">
        <w:t>Track deposits</w:t>
      </w:r>
    </w:p>
    <w:p w14:paraId="1662ABBF" w14:textId="77777777" w:rsidR="00C21CF1" w:rsidRPr="00C21CF1" w:rsidRDefault="00C21CF1" w:rsidP="009D19A8">
      <w:pPr>
        <w:numPr>
          <w:ilvl w:val="0"/>
          <w:numId w:val="37"/>
        </w:numPr>
      </w:pPr>
      <w:r w:rsidRPr="00C21CF1">
        <w:t>Approve refunds</w:t>
      </w:r>
    </w:p>
    <w:p w14:paraId="626377C8" w14:textId="77777777" w:rsidR="00C21CF1" w:rsidRPr="00C21CF1" w:rsidRDefault="00C21CF1" w:rsidP="009D19A8">
      <w:pPr>
        <w:numPr>
          <w:ilvl w:val="0"/>
          <w:numId w:val="37"/>
        </w:numPr>
      </w:pPr>
      <w:r w:rsidRPr="00C21CF1">
        <w:t>Release security deposit</w:t>
      </w:r>
    </w:p>
    <w:p w14:paraId="1CF712BE" w14:textId="77777777" w:rsidR="00C21CF1" w:rsidRPr="00C21CF1" w:rsidRDefault="00C21CF1" w:rsidP="009D19A8">
      <w:pPr>
        <w:numPr>
          <w:ilvl w:val="0"/>
          <w:numId w:val="37"/>
        </w:numPr>
      </w:pPr>
      <w:r w:rsidRPr="00C21CF1">
        <w:t>View summary of all payments</w:t>
      </w:r>
    </w:p>
    <w:p w14:paraId="4D96C9C1" w14:textId="77777777" w:rsidR="00C21CF1" w:rsidRPr="00C21CF1" w:rsidRDefault="00C21CF1" w:rsidP="009D19A8">
      <w:pPr>
        <w:numPr>
          <w:ilvl w:val="0"/>
          <w:numId w:val="37"/>
        </w:numPr>
      </w:pPr>
      <w:r w:rsidRPr="00C21CF1">
        <w:t>Check fake or duplicate transactions</w:t>
      </w:r>
    </w:p>
    <w:p w14:paraId="2CC6DCF0" w14:textId="77777777" w:rsidR="00C21CF1" w:rsidRPr="00C21CF1" w:rsidRDefault="00C21CF1" w:rsidP="009D19A8">
      <w:pPr>
        <w:numPr>
          <w:ilvl w:val="0"/>
          <w:numId w:val="37"/>
        </w:numPr>
      </w:pPr>
      <w:r w:rsidRPr="00C21CF1">
        <w:t>Download invoices</w:t>
      </w:r>
    </w:p>
    <w:p w14:paraId="6416A546" w14:textId="77777777" w:rsidR="00C21CF1" w:rsidRPr="00C21CF1" w:rsidRDefault="00C21CF1" w:rsidP="00C21CF1">
      <w:r w:rsidRPr="00C21CF1">
        <w:t xml:space="preserve">Finance becomes transparent like clean glass </w:t>
      </w:r>
      <w:r w:rsidRPr="00C21CF1">
        <w:rPr>
          <w:rFonts w:ascii="Segoe UI Emoji" w:hAnsi="Segoe UI Emoji" w:cs="Segoe UI Emoji"/>
        </w:rPr>
        <w:t>💎</w:t>
      </w:r>
    </w:p>
    <w:p w14:paraId="53CF5036" w14:textId="77777777" w:rsidR="00C21CF1" w:rsidRPr="00C21CF1" w:rsidRDefault="009D19A8" w:rsidP="00C21CF1">
      <w:r>
        <w:pict w14:anchorId="4D7D3860">
          <v:rect id="_x0000_i1058" style="width:0;height:1.5pt" o:hralign="center" o:hrstd="t" o:hr="t" fillcolor="#a0a0a0" stroked="f"/>
        </w:pict>
      </w:r>
    </w:p>
    <w:p w14:paraId="53450307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9. NOTIFICATION &amp; ALERT CONTROL</w:t>
      </w:r>
    </w:p>
    <w:p w14:paraId="19921476" w14:textId="77777777" w:rsidR="00C21CF1" w:rsidRPr="00C21CF1" w:rsidRDefault="00C21CF1" w:rsidP="00C21CF1">
      <w:r w:rsidRPr="00C21CF1">
        <w:lastRenderedPageBreak/>
        <w:t>Admin sends:</w:t>
      </w:r>
    </w:p>
    <w:p w14:paraId="1427C272" w14:textId="77777777" w:rsidR="00C21CF1" w:rsidRPr="00C21CF1" w:rsidRDefault="00C21CF1" w:rsidP="009D19A8">
      <w:pPr>
        <w:numPr>
          <w:ilvl w:val="0"/>
          <w:numId w:val="38"/>
        </w:numPr>
      </w:pPr>
      <w:r w:rsidRPr="00C21CF1">
        <w:t>Offer notifications</w:t>
      </w:r>
    </w:p>
    <w:p w14:paraId="545B3F24" w14:textId="77777777" w:rsidR="00C21CF1" w:rsidRPr="00C21CF1" w:rsidRDefault="00C21CF1" w:rsidP="009D19A8">
      <w:pPr>
        <w:numPr>
          <w:ilvl w:val="0"/>
          <w:numId w:val="38"/>
        </w:numPr>
      </w:pPr>
      <w:r w:rsidRPr="00C21CF1">
        <w:t>Reminder alerts</w:t>
      </w:r>
    </w:p>
    <w:p w14:paraId="4B923CF7" w14:textId="77777777" w:rsidR="00C21CF1" w:rsidRPr="00C21CF1" w:rsidRDefault="00C21CF1" w:rsidP="009D19A8">
      <w:pPr>
        <w:numPr>
          <w:ilvl w:val="0"/>
          <w:numId w:val="38"/>
        </w:numPr>
      </w:pPr>
      <w:r w:rsidRPr="00C21CF1">
        <w:t>Emergency warning</w:t>
      </w:r>
    </w:p>
    <w:p w14:paraId="4439B75B" w14:textId="77777777" w:rsidR="00C21CF1" w:rsidRPr="00C21CF1" w:rsidRDefault="00C21CF1" w:rsidP="009D19A8">
      <w:pPr>
        <w:numPr>
          <w:ilvl w:val="0"/>
          <w:numId w:val="38"/>
        </w:numPr>
      </w:pPr>
      <w:r w:rsidRPr="00C21CF1">
        <w:t>System messages</w:t>
      </w:r>
    </w:p>
    <w:p w14:paraId="753BFFE9" w14:textId="77777777" w:rsidR="00C21CF1" w:rsidRPr="00C21CF1" w:rsidRDefault="00C21CF1" w:rsidP="00C21CF1">
      <w:r w:rsidRPr="00C21CF1">
        <w:t>Admin chooses who gets what.</w:t>
      </w:r>
    </w:p>
    <w:p w14:paraId="19D59664" w14:textId="77777777" w:rsidR="00C21CF1" w:rsidRPr="00C21CF1" w:rsidRDefault="009D19A8" w:rsidP="00C21CF1">
      <w:r>
        <w:pict w14:anchorId="57E8AABE">
          <v:rect id="_x0000_i1059" style="width:0;height:1.5pt" o:hralign="center" o:hrstd="t" o:hr="t" fillcolor="#a0a0a0" stroked="f"/>
        </w:pict>
      </w:r>
    </w:p>
    <w:p w14:paraId="31F740D6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10. TRUST &amp; SAFETY CENTER</w:t>
      </w:r>
    </w:p>
    <w:p w14:paraId="757F28A8" w14:textId="77777777" w:rsidR="00C21CF1" w:rsidRPr="00C21CF1" w:rsidRDefault="00C21CF1" w:rsidP="00C21CF1">
      <w:r w:rsidRPr="00C21CF1">
        <w:t>Admin can monitor:</w:t>
      </w:r>
    </w:p>
    <w:p w14:paraId="2A47A9D9" w14:textId="77777777" w:rsidR="00C21CF1" w:rsidRPr="00C21CF1" w:rsidRDefault="00C21CF1" w:rsidP="009D19A8">
      <w:pPr>
        <w:numPr>
          <w:ilvl w:val="0"/>
          <w:numId w:val="39"/>
        </w:numPr>
      </w:pPr>
      <w:r w:rsidRPr="00C21CF1">
        <w:t>User trust score</w:t>
      </w:r>
    </w:p>
    <w:p w14:paraId="1A4BA434" w14:textId="77777777" w:rsidR="00C21CF1" w:rsidRPr="00C21CF1" w:rsidRDefault="00C21CF1" w:rsidP="009D19A8">
      <w:pPr>
        <w:numPr>
          <w:ilvl w:val="0"/>
          <w:numId w:val="39"/>
        </w:numPr>
      </w:pPr>
      <w:r w:rsidRPr="00C21CF1">
        <w:t>Overdue records</w:t>
      </w:r>
    </w:p>
    <w:p w14:paraId="62E72579" w14:textId="77777777" w:rsidR="00C21CF1" w:rsidRPr="00C21CF1" w:rsidRDefault="00C21CF1" w:rsidP="009D19A8">
      <w:pPr>
        <w:numPr>
          <w:ilvl w:val="0"/>
          <w:numId w:val="39"/>
        </w:numPr>
      </w:pPr>
      <w:r w:rsidRPr="00C21CF1">
        <w:t>Fraud attempts</w:t>
      </w:r>
    </w:p>
    <w:p w14:paraId="589570D7" w14:textId="77777777" w:rsidR="00C21CF1" w:rsidRPr="00C21CF1" w:rsidRDefault="00C21CF1" w:rsidP="009D19A8">
      <w:pPr>
        <w:numPr>
          <w:ilvl w:val="0"/>
          <w:numId w:val="39"/>
        </w:numPr>
      </w:pPr>
      <w:r w:rsidRPr="00C21CF1">
        <w:t>Damage frequency</w:t>
      </w:r>
    </w:p>
    <w:p w14:paraId="7816D8CB" w14:textId="77777777" w:rsidR="00C21CF1" w:rsidRPr="00C21CF1" w:rsidRDefault="00C21CF1" w:rsidP="009D19A8">
      <w:pPr>
        <w:numPr>
          <w:ilvl w:val="0"/>
          <w:numId w:val="39"/>
        </w:numPr>
      </w:pPr>
      <w:r w:rsidRPr="00C21CF1">
        <w:t>Fake delivery claims</w:t>
      </w:r>
    </w:p>
    <w:p w14:paraId="1F87EB25" w14:textId="77777777" w:rsidR="00C21CF1" w:rsidRPr="00C21CF1" w:rsidRDefault="00C21CF1" w:rsidP="00C21CF1">
      <w:r w:rsidRPr="00C21CF1">
        <w:t>System auto assigns:</w:t>
      </w:r>
    </w:p>
    <w:p w14:paraId="3C54A69C" w14:textId="77777777" w:rsidR="00C21CF1" w:rsidRPr="00C21CF1" w:rsidRDefault="00C21CF1" w:rsidP="009D19A8">
      <w:pPr>
        <w:numPr>
          <w:ilvl w:val="0"/>
          <w:numId w:val="40"/>
        </w:numPr>
      </w:pPr>
      <w:r w:rsidRPr="00C21CF1">
        <w:t>High-trust badge</w:t>
      </w:r>
    </w:p>
    <w:p w14:paraId="1688830B" w14:textId="77777777" w:rsidR="00C21CF1" w:rsidRPr="00C21CF1" w:rsidRDefault="00C21CF1" w:rsidP="009D19A8">
      <w:pPr>
        <w:numPr>
          <w:ilvl w:val="0"/>
          <w:numId w:val="40"/>
        </w:numPr>
      </w:pPr>
      <w:r w:rsidRPr="00C21CF1">
        <w:t>Medium trust</w:t>
      </w:r>
    </w:p>
    <w:p w14:paraId="0E1804B5" w14:textId="77777777" w:rsidR="00C21CF1" w:rsidRPr="00C21CF1" w:rsidRDefault="00C21CF1" w:rsidP="009D19A8">
      <w:pPr>
        <w:numPr>
          <w:ilvl w:val="0"/>
          <w:numId w:val="40"/>
        </w:numPr>
      </w:pPr>
      <w:r w:rsidRPr="00C21CF1">
        <w:t>Low trust</w:t>
      </w:r>
    </w:p>
    <w:p w14:paraId="4A7940B6" w14:textId="77777777" w:rsidR="00C21CF1" w:rsidRPr="00C21CF1" w:rsidRDefault="00C21CF1" w:rsidP="00C21CF1">
      <w:r w:rsidRPr="00C21CF1">
        <w:t>Admin can override manually too.</w:t>
      </w:r>
    </w:p>
    <w:p w14:paraId="28B45F5C" w14:textId="77777777" w:rsidR="00C21CF1" w:rsidRPr="00C21CF1" w:rsidRDefault="009D19A8" w:rsidP="00C21CF1">
      <w:r>
        <w:pict w14:anchorId="13EB1C22">
          <v:rect id="_x0000_i1060" style="width:0;height:1.5pt" o:hralign="center" o:hrstd="t" o:hr="t" fillcolor="#a0a0a0" stroked="f"/>
        </w:pict>
      </w:r>
    </w:p>
    <w:p w14:paraId="2ABB0CB6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11. ANALYTICS &amp; INSIGHTS</w:t>
      </w:r>
    </w:p>
    <w:p w14:paraId="64E3761C" w14:textId="77777777" w:rsidR="00C21CF1" w:rsidRPr="00C21CF1" w:rsidRDefault="00C21CF1" w:rsidP="00C21CF1">
      <w:r w:rsidRPr="00C21CF1">
        <w:t>Data intelligence:</w:t>
      </w:r>
    </w:p>
    <w:p w14:paraId="053701C4" w14:textId="77777777" w:rsidR="00C21CF1" w:rsidRPr="00C21CF1" w:rsidRDefault="00C21CF1" w:rsidP="009D19A8">
      <w:pPr>
        <w:numPr>
          <w:ilvl w:val="0"/>
          <w:numId w:val="41"/>
        </w:numPr>
      </w:pPr>
      <w:r w:rsidRPr="00C21CF1">
        <w:t>Most rented items</w:t>
      </w:r>
    </w:p>
    <w:p w14:paraId="2A4B7DC4" w14:textId="77777777" w:rsidR="00C21CF1" w:rsidRPr="00C21CF1" w:rsidRDefault="00C21CF1" w:rsidP="009D19A8">
      <w:pPr>
        <w:numPr>
          <w:ilvl w:val="0"/>
          <w:numId w:val="41"/>
        </w:numPr>
      </w:pPr>
      <w:r w:rsidRPr="00C21CF1">
        <w:t>Peak hours</w:t>
      </w:r>
    </w:p>
    <w:p w14:paraId="2D249F92" w14:textId="77777777" w:rsidR="00C21CF1" w:rsidRPr="00C21CF1" w:rsidRDefault="00C21CF1" w:rsidP="009D19A8">
      <w:pPr>
        <w:numPr>
          <w:ilvl w:val="0"/>
          <w:numId w:val="41"/>
        </w:numPr>
      </w:pPr>
      <w:r w:rsidRPr="00C21CF1">
        <w:t>Popular districts</w:t>
      </w:r>
    </w:p>
    <w:p w14:paraId="710A75EF" w14:textId="77777777" w:rsidR="00C21CF1" w:rsidRPr="00C21CF1" w:rsidRDefault="00C21CF1" w:rsidP="009D19A8">
      <w:pPr>
        <w:numPr>
          <w:ilvl w:val="0"/>
          <w:numId w:val="41"/>
        </w:numPr>
      </w:pPr>
      <w:r w:rsidRPr="00C21CF1">
        <w:t>Damage trends</w:t>
      </w:r>
    </w:p>
    <w:p w14:paraId="395B401F" w14:textId="77777777" w:rsidR="00C21CF1" w:rsidRPr="00C21CF1" w:rsidRDefault="00C21CF1" w:rsidP="009D19A8">
      <w:pPr>
        <w:numPr>
          <w:ilvl w:val="0"/>
          <w:numId w:val="41"/>
        </w:numPr>
      </w:pPr>
      <w:r w:rsidRPr="00C21CF1">
        <w:t>Delivery performance</w:t>
      </w:r>
    </w:p>
    <w:p w14:paraId="7CB7A71F" w14:textId="77777777" w:rsidR="00C21CF1" w:rsidRPr="00C21CF1" w:rsidRDefault="00C21CF1" w:rsidP="009D19A8">
      <w:pPr>
        <w:numPr>
          <w:ilvl w:val="0"/>
          <w:numId w:val="41"/>
        </w:numPr>
      </w:pPr>
      <w:r w:rsidRPr="00C21CF1">
        <w:t>Revenue charts</w:t>
      </w:r>
    </w:p>
    <w:p w14:paraId="2C934381" w14:textId="77777777" w:rsidR="00C21CF1" w:rsidRPr="00C21CF1" w:rsidRDefault="00C21CF1" w:rsidP="00C21CF1">
      <w:r w:rsidRPr="00C21CF1">
        <w:t xml:space="preserve">Helps the business grow look like fireworks </w:t>
      </w:r>
      <w:r w:rsidRPr="00C21CF1">
        <w:rPr>
          <w:rFonts w:ascii="Segoe UI Emoji" w:hAnsi="Segoe UI Emoji" w:cs="Segoe UI Emoji"/>
        </w:rPr>
        <w:t>🎆</w:t>
      </w:r>
    </w:p>
    <w:p w14:paraId="28916D6D" w14:textId="77777777" w:rsidR="00C21CF1" w:rsidRPr="00C21CF1" w:rsidRDefault="009D19A8" w:rsidP="00C21CF1">
      <w:r>
        <w:pict w14:anchorId="3DA3076A">
          <v:rect id="_x0000_i1061" style="width:0;height:1.5pt" o:hralign="center" o:hrstd="t" o:hr="t" fillcolor="#a0a0a0" stroked="f"/>
        </w:pict>
      </w:r>
    </w:p>
    <w:p w14:paraId="6E1FC5F6" w14:textId="77777777" w:rsidR="00C21CF1" w:rsidRPr="00C21CF1" w:rsidRDefault="00C21CF1" w:rsidP="00C21CF1">
      <w:pPr>
        <w:rPr>
          <w:b/>
          <w:bCs/>
        </w:rPr>
      </w:pPr>
      <w:r w:rsidRPr="00C21CF1">
        <w:rPr>
          <w:rFonts w:ascii="Segoe UI Emoji" w:hAnsi="Segoe UI Emoji" w:cs="Segoe UI Emoji"/>
          <w:b/>
          <w:bCs/>
        </w:rPr>
        <w:t>🟦</w:t>
      </w:r>
      <w:r w:rsidRPr="00C21CF1">
        <w:rPr>
          <w:b/>
          <w:bCs/>
        </w:rPr>
        <w:t xml:space="preserve"> 12. SETTINGS</w:t>
      </w:r>
    </w:p>
    <w:p w14:paraId="53FA66A0" w14:textId="77777777" w:rsidR="00C21CF1" w:rsidRPr="00C21CF1" w:rsidRDefault="00C21CF1" w:rsidP="00C21CF1">
      <w:r w:rsidRPr="00C21CF1">
        <w:lastRenderedPageBreak/>
        <w:t>Admin controls:</w:t>
      </w:r>
    </w:p>
    <w:p w14:paraId="483FF67F" w14:textId="77777777" w:rsidR="00C21CF1" w:rsidRPr="00C21CF1" w:rsidRDefault="00C21CF1" w:rsidP="009D19A8">
      <w:pPr>
        <w:numPr>
          <w:ilvl w:val="0"/>
          <w:numId w:val="42"/>
        </w:numPr>
      </w:pPr>
      <w:r w:rsidRPr="00C21CF1">
        <w:t>Delivery charges</w:t>
      </w:r>
    </w:p>
    <w:p w14:paraId="58E02EF7" w14:textId="77777777" w:rsidR="00C21CF1" w:rsidRPr="00C21CF1" w:rsidRDefault="00C21CF1" w:rsidP="009D19A8">
      <w:pPr>
        <w:numPr>
          <w:ilvl w:val="0"/>
          <w:numId w:val="42"/>
        </w:numPr>
      </w:pPr>
      <w:r w:rsidRPr="00C21CF1">
        <w:t>Fine per hour</w:t>
      </w:r>
    </w:p>
    <w:p w14:paraId="2B76A8DA" w14:textId="77777777" w:rsidR="00C21CF1" w:rsidRPr="00C21CF1" w:rsidRDefault="00C21CF1" w:rsidP="009D19A8">
      <w:pPr>
        <w:numPr>
          <w:ilvl w:val="0"/>
          <w:numId w:val="42"/>
        </w:numPr>
      </w:pPr>
      <w:r w:rsidRPr="00C21CF1">
        <w:t>Return time rules</w:t>
      </w:r>
    </w:p>
    <w:p w14:paraId="023874FD" w14:textId="77777777" w:rsidR="00C21CF1" w:rsidRPr="00C21CF1" w:rsidRDefault="00C21CF1" w:rsidP="009D19A8">
      <w:pPr>
        <w:numPr>
          <w:ilvl w:val="0"/>
          <w:numId w:val="42"/>
        </w:numPr>
      </w:pPr>
      <w:r w:rsidRPr="00C21CF1">
        <w:t>Deposit rules</w:t>
      </w:r>
    </w:p>
    <w:p w14:paraId="4AECAD74" w14:textId="77777777" w:rsidR="00C21CF1" w:rsidRPr="00C21CF1" w:rsidRDefault="00C21CF1" w:rsidP="009D19A8">
      <w:pPr>
        <w:numPr>
          <w:ilvl w:val="0"/>
          <w:numId w:val="42"/>
        </w:numPr>
      </w:pPr>
      <w:r w:rsidRPr="00C21CF1">
        <w:t>Safety mode rules</w:t>
      </w:r>
    </w:p>
    <w:p w14:paraId="74C72709" w14:textId="77777777" w:rsidR="00C21CF1" w:rsidRPr="00C21CF1" w:rsidRDefault="00C21CF1" w:rsidP="009D19A8">
      <w:pPr>
        <w:numPr>
          <w:ilvl w:val="0"/>
          <w:numId w:val="42"/>
        </w:numPr>
      </w:pPr>
      <w:r w:rsidRPr="00C21CF1">
        <w:t>Commission rates</w:t>
      </w:r>
    </w:p>
    <w:p w14:paraId="17318AB2" w14:textId="77777777" w:rsidR="00C21CF1" w:rsidRPr="00C21CF1" w:rsidRDefault="00C21CF1" w:rsidP="009D19A8">
      <w:pPr>
        <w:numPr>
          <w:ilvl w:val="0"/>
          <w:numId w:val="42"/>
        </w:numPr>
      </w:pPr>
      <w:r w:rsidRPr="00C21CF1">
        <w:t>App color/theme</w:t>
      </w:r>
    </w:p>
    <w:p w14:paraId="62A27D0B" w14:textId="77777777" w:rsidR="00C21CF1" w:rsidRPr="00C21CF1" w:rsidRDefault="00C21CF1" w:rsidP="00C21CF1">
      <w:r w:rsidRPr="00C21CF1">
        <w:t>One place to tune the whole system.</w:t>
      </w:r>
    </w:p>
    <w:p w14:paraId="79F6A2EF" w14:textId="77777777" w:rsidR="002F4CDC" w:rsidRDefault="002F4CDC"/>
    <w:p w14:paraId="2EAD206E" w14:textId="77777777" w:rsidR="00CB1F83" w:rsidRPr="00CB1F83" w:rsidRDefault="00CB1F83" w:rsidP="00CB1F83">
      <w:pPr>
        <w:rPr>
          <w:b/>
          <w:bCs/>
        </w:rPr>
      </w:pPr>
      <w:r w:rsidRPr="00CB1F83">
        <w:rPr>
          <w:b/>
          <w:bCs/>
        </w:rPr>
        <w:t>Auto-Damage Detection (Using AI Photos)</w:t>
      </w:r>
    </w:p>
    <w:p w14:paraId="42C1DB6D" w14:textId="77777777" w:rsidR="00CB1F83" w:rsidRPr="00CB1F83" w:rsidRDefault="00CB1F83" w:rsidP="009D19A8">
      <w:pPr>
        <w:numPr>
          <w:ilvl w:val="0"/>
          <w:numId w:val="43"/>
        </w:numPr>
      </w:pPr>
      <w:r w:rsidRPr="00CB1F83">
        <w:t xml:space="preserve">User must upload </w:t>
      </w:r>
      <w:r w:rsidRPr="00CB1F83">
        <w:rPr>
          <w:b/>
          <w:bCs/>
        </w:rPr>
        <w:t>3 photos</w:t>
      </w:r>
      <w:r w:rsidRPr="00CB1F83">
        <w:t xml:space="preserve"> while returning the product.</w:t>
      </w:r>
    </w:p>
    <w:p w14:paraId="220BB8AB" w14:textId="77777777" w:rsidR="00CB1F83" w:rsidRPr="00CB1F83" w:rsidRDefault="00CB1F83" w:rsidP="009D19A8">
      <w:pPr>
        <w:numPr>
          <w:ilvl w:val="0"/>
          <w:numId w:val="43"/>
        </w:numPr>
      </w:pPr>
      <w:r w:rsidRPr="00CB1F83">
        <w:t>App automatically detects:</w:t>
      </w:r>
    </w:p>
    <w:p w14:paraId="36B84A51" w14:textId="77777777" w:rsidR="00CB1F83" w:rsidRPr="00CB1F83" w:rsidRDefault="00CB1F83" w:rsidP="009D19A8">
      <w:pPr>
        <w:numPr>
          <w:ilvl w:val="1"/>
          <w:numId w:val="43"/>
        </w:numPr>
      </w:pPr>
      <w:r w:rsidRPr="00CB1F83">
        <w:t>Scratches</w:t>
      </w:r>
    </w:p>
    <w:p w14:paraId="5707E93B" w14:textId="77777777" w:rsidR="00CB1F83" w:rsidRPr="00CB1F83" w:rsidRDefault="00CB1F83" w:rsidP="009D19A8">
      <w:pPr>
        <w:numPr>
          <w:ilvl w:val="1"/>
          <w:numId w:val="43"/>
        </w:numPr>
      </w:pPr>
      <w:r w:rsidRPr="00CB1F83">
        <w:t>Broken parts</w:t>
      </w:r>
    </w:p>
    <w:p w14:paraId="658B542C" w14:textId="77777777" w:rsidR="00CB1F83" w:rsidRPr="00CB1F83" w:rsidRDefault="00CB1F83" w:rsidP="009D19A8">
      <w:pPr>
        <w:numPr>
          <w:ilvl w:val="1"/>
          <w:numId w:val="43"/>
        </w:numPr>
      </w:pPr>
      <w:r w:rsidRPr="00CB1F83">
        <w:t>Missing items</w:t>
      </w:r>
    </w:p>
    <w:p w14:paraId="2D2910B9" w14:textId="77777777" w:rsidR="00CB1F83" w:rsidRPr="00CB1F83" w:rsidRDefault="00CB1F83" w:rsidP="009D19A8">
      <w:pPr>
        <w:numPr>
          <w:ilvl w:val="0"/>
          <w:numId w:val="43"/>
        </w:numPr>
      </w:pPr>
      <w:r w:rsidRPr="00CB1F83">
        <w:t>It will highlight the damaged area for both sides to see.</w:t>
      </w:r>
    </w:p>
    <w:p w14:paraId="6EC4F11B" w14:textId="77777777" w:rsidR="00CB1F83" w:rsidRPr="00CB1F83" w:rsidRDefault="00CB1F83" w:rsidP="00CB1F83">
      <w:pPr>
        <w:rPr>
          <w:b/>
          <w:bCs/>
        </w:rPr>
      </w:pPr>
      <w:r w:rsidRPr="00CB1F83">
        <w:rPr>
          <w:b/>
          <w:bCs/>
        </w:rPr>
        <w:t>8️</w:t>
      </w:r>
      <w:r w:rsidRPr="00CB1F83">
        <w:rPr>
          <w:rFonts w:ascii="Segoe UI Symbol" w:hAnsi="Segoe UI Symbol" w:cs="Segoe UI Symbol"/>
          <w:b/>
          <w:bCs/>
        </w:rPr>
        <w:t>⃣</w:t>
      </w:r>
      <w:r w:rsidRPr="00CB1F83">
        <w:rPr>
          <w:b/>
          <w:bCs/>
        </w:rPr>
        <w:t xml:space="preserve"> Nearby Product Suggestions</w:t>
      </w:r>
    </w:p>
    <w:p w14:paraId="14627B44" w14:textId="77777777" w:rsidR="00CB1F83" w:rsidRPr="00CB1F83" w:rsidRDefault="00CB1F83" w:rsidP="009D19A8">
      <w:pPr>
        <w:numPr>
          <w:ilvl w:val="0"/>
          <w:numId w:val="44"/>
        </w:numPr>
      </w:pPr>
      <w:r w:rsidRPr="00CB1F83">
        <w:t>If one item is unavailable, app shows:</w:t>
      </w:r>
    </w:p>
    <w:p w14:paraId="211FAD42" w14:textId="77777777" w:rsidR="00CB1F83" w:rsidRPr="00CB1F83" w:rsidRDefault="00CB1F83" w:rsidP="009D19A8">
      <w:pPr>
        <w:numPr>
          <w:ilvl w:val="1"/>
          <w:numId w:val="44"/>
        </w:numPr>
      </w:pPr>
      <w:r w:rsidRPr="00CB1F83">
        <w:t>Nearby owners renting the same item</w:t>
      </w:r>
    </w:p>
    <w:p w14:paraId="57467060" w14:textId="77777777" w:rsidR="00CB1F83" w:rsidRPr="00CB1F83" w:rsidRDefault="00CB1F83" w:rsidP="009D19A8">
      <w:pPr>
        <w:numPr>
          <w:ilvl w:val="1"/>
          <w:numId w:val="44"/>
        </w:numPr>
      </w:pPr>
      <w:r w:rsidRPr="00CB1F83">
        <w:t>Price comparison</w:t>
      </w:r>
    </w:p>
    <w:p w14:paraId="445203F1" w14:textId="62AC55E2" w:rsidR="00CB1F83" w:rsidRPr="00CB1F83" w:rsidRDefault="00CB1F83" w:rsidP="00437376">
      <w:r w:rsidRPr="00CB1F83">
        <w:t>Helps users quickly get items.</w:t>
      </w:r>
    </w:p>
    <w:p w14:paraId="2CDA764D" w14:textId="77777777" w:rsidR="0059582A" w:rsidRDefault="0059582A"/>
    <w:sectPr w:rsidR="0059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BFC"/>
    <w:multiLevelType w:val="multilevel"/>
    <w:tmpl w:val="71D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395"/>
    <w:multiLevelType w:val="multilevel"/>
    <w:tmpl w:val="FA1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47DB"/>
    <w:multiLevelType w:val="multilevel"/>
    <w:tmpl w:val="C692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717B"/>
    <w:multiLevelType w:val="multilevel"/>
    <w:tmpl w:val="889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E5A72"/>
    <w:multiLevelType w:val="multilevel"/>
    <w:tmpl w:val="38E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05C2B"/>
    <w:multiLevelType w:val="multilevel"/>
    <w:tmpl w:val="2C46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B4C5F"/>
    <w:multiLevelType w:val="multilevel"/>
    <w:tmpl w:val="4BC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E6B8B"/>
    <w:multiLevelType w:val="multilevel"/>
    <w:tmpl w:val="F91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4AB"/>
    <w:multiLevelType w:val="multilevel"/>
    <w:tmpl w:val="8AD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8646A"/>
    <w:multiLevelType w:val="multilevel"/>
    <w:tmpl w:val="127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075B2"/>
    <w:multiLevelType w:val="multilevel"/>
    <w:tmpl w:val="0BC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64FD0"/>
    <w:multiLevelType w:val="multilevel"/>
    <w:tmpl w:val="280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D3FE9"/>
    <w:multiLevelType w:val="multilevel"/>
    <w:tmpl w:val="335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04F4B"/>
    <w:multiLevelType w:val="multilevel"/>
    <w:tmpl w:val="79C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82687"/>
    <w:multiLevelType w:val="multilevel"/>
    <w:tmpl w:val="8CA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7103C"/>
    <w:multiLevelType w:val="multilevel"/>
    <w:tmpl w:val="DED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D0653"/>
    <w:multiLevelType w:val="multilevel"/>
    <w:tmpl w:val="9E5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869CD"/>
    <w:multiLevelType w:val="multilevel"/>
    <w:tmpl w:val="374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1628C"/>
    <w:multiLevelType w:val="multilevel"/>
    <w:tmpl w:val="D08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94DF3"/>
    <w:multiLevelType w:val="multilevel"/>
    <w:tmpl w:val="7052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B56EE2"/>
    <w:multiLevelType w:val="multilevel"/>
    <w:tmpl w:val="49A8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4321D"/>
    <w:multiLevelType w:val="multilevel"/>
    <w:tmpl w:val="A1C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55179"/>
    <w:multiLevelType w:val="multilevel"/>
    <w:tmpl w:val="9B1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11F7C"/>
    <w:multiLevelType w:val="multilevel"/>
    <w:tmpl w:val="FFE8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C30B52"/>
    <w:multiLevelType w:val="multilevel"/>
    <w:tmpl w:val="E9B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06304"/>
    <w:multiLevelType w:val="multilevel"/>
    <w:tmpl w:val="B8A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35A25"/>
    <w:multiLevelType w:val="multilevel"/>
    <w:tmpl w:val="2B3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57EA1"/>
    <w:multiLevelType w:val="multilevel"/>
    <w:tmpl w:val="569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74651"/>
    <w:multiLevelType w:val="multilevel"/>
    <w:tmpl w:val="BF3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46CD3"/>
    <w:multiLevelType w:val="multilevel"/>
    <w:tmpl w:val="768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22189"/>
    <w:multiLevelType w:val="multilevel"/>
    <w:tmpl w:val="9F1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75C79"/>
    <w:multiLevelType w:val="multilevel"/>
    <w:tmpl w:val="BCD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63511"/>
    <w:multiLevelType w:val="multilevel"/>
    <w:tmpl w:val="2F7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864DC"/>
    <w:multiLevelType w:val="multilevel"/>
    <w:tmpl w:val="3F4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21ECF"/>
    <w:multiLevelType w:val="multilevel"/>
    <w:tmpl w:val="637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1BAF"/>
    <w:multiLevelType w:val="multilevel"/>
    <w:tmpl w:val="9CC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F7C4D"/>
    <w:multiLevelType w:val="multilevel"/>
    <w:tmpl w:val="D73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E5B13"/>
    <w:multiLevelType w:val="multilevel"/>
    <w:tmpl w:val="6C5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A2698"/>
    <w:multiLevelType w:val="multilevel"/>
    <w:tmpl w:val="A51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37532"/>
    <w:multiLevelType w:val="multilevel"/>
    <w:tmpl w:val="A4C0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113E0"/>
    <w:multiLevelType w:val="multilevel"/>
    <w:tmpl w:val="630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057F2"/>
    <w:multiLevelType w:val="multilevel"/>
    <w:tmpl w:val="385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34B6F"/>
    <w:multiLevelType w:val="multilevel"/>
    <w:tmpl w:val="4366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579AF"/>
    <w:multiLevelType w:val="multilevel"/>
    <w:tmpl w:val="1DA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F7453"/>
    <w:multiLevelType w:val="multilevel"/>
    <w:tmpl w:val="EB9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24602"/>
    <w:multiLevelType w:val="multilevel"/>
    <w:tmpl w:val="EBA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60C6C"/>
    <w:multiLevelType w:val="multilevel"/>
    <w:tmpl w:val="6D7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747CD"/>
    <w:multiLevelType w:val="multilevel"/>
    <w:tmpl w:val="9ED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E2EA4"/>
    <w:multiLevelType w:val="multilevel"/>
    <w:tmpl w:val="10D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31767">
    <w:abstractNumId w:val="30"/>
  </w:num>
  <w:num w:numId="2" w16cid:durableId="1233085423">
    <w:abstractNumId w:val="10"/>
  </w:num>
  <w:num w:numId="3" w16cid:durableId="1869102706">
    <w:abstractNumId w:val="2"/>
  </w:num>
  <w:num w:numId="4" w16cid:durableId="1211452761">
    <w:abstractNumId w:val="31"/>
  </w:num>
  <w:num w:numId="5" w16cid:durableId="277107198">
    <w:abstractNumId w:val="13"/>
  </w:num>
  <w:num w:numId="6" w16cid:durableId="903561565">
    <w:abstractNumId w:val="27"/>
  </w:num>
  <w:num w:numId="7" w16cid:durableId="1285695525">
    <w:abstractNumId w:val="35"/>
  </w:num>
  <w:num w:numId="8" w16cid:durableId="595138985">
    <w:abstractNumId w:val="26"/>
  </w:num>
  <w:num w:numId="9" w16cid:durableId="1986160838">
    <w:abstractNumId w:val="3"/>
  </w:num>
  <w:num w:numId="10" w16cid:durableId="12266924">
    <w:abstractNumId w:val="23"/>
  </w:num>
  <w:num w:numId="11" w16cid:durableId="384372153">
    <w:abstractNumId w:val="37"/>
  </w:num>
  <w:num w:numId="12" w16cid:durableId="1786193603">
    <w:abstractNumId w:val="19"/>
  </w:num>
  <w:num w:numId="13" w16cid:durableId="989135702">
    <w:abstractNumId w:val="24"/>
  </w:num>
  <w:num w:numId="14" w16cid:durableId="1103038721">
    <w:abstractNumId w:val="16"/>
  </w:num>
  <w:num w:numId="15" w16cid:durableId="129247853">
    <w:abstractNumId w:val="11"/>
  </w:num>
  <w:num w:numId="16" w16cid:durableId="1901091080">
    <w:abstractNumId w:val="38"/>
  </w:num>
  <w:num w:numId="17" w16cid:durableId="1503085422">
    <w:abstractNumId w:val="25"/>
  </w:num>
  <w:num w:numId="18" w16cid:durableId="381952452">
    <w:abstractNumId w:val="1"/>
  </w:num>
  <w:num w:numId="19" w16cid:durableId="1504970468">
    <w:abstractNumId w:val="4"/>
  </w:num>
  <w:num w:numId="20" w16cid:durableId="1588802779">
    <w:abstractNumId w:val="0"/>
  </w:num>
  <w:num w:numId="21" w16cid:durableId="793401859">
    <w:abstractNumId w:val="41"/>
  </w:num>
  <w:num w:numId="22" w16cid:durableId="140538815">
    <w:abstractNumId w:val="36"/>
  </w:num>
  <w:num w:numId="23" w16cid:durableId="496042381">
    <w:abstractNumId w:val="17"/>
  </w:num>
  <w:num w:numId="24" w16cid:durableId="106584850">
    <w:abstractNumId w:val="20"/>
  </w:num>
  <w:num w:numId="25" w16cid:durableId="382751345">
    <w:abstractNumId w:val="5"/>
  </w:num>
  <w:num w:numId="26" w16cid:durableId="960501303">
    <w:abstractNumId w:val="44"/>
  </w:num>
  <w:num w:numId="27" w16cid:durableId="879709515">
    <w:abstractNumId w:val="39"/>
  </w:num>
  <w:num w:numId="28" w16cid:durableId="572394376">
    <w:abstractNumId w:val="47"/>
  </w:num>
  <w:num w:numId="29" w16cid:durableId="575432849">
    <w:abstractNumId w:val="40"/>
  </w:num>
  <w:num w:numId="30" w16cid:durableId="946930300">
    <w:abstractNumId w:val="32"/>
  </w:num>
  <w:num w:numId="31" w16cid:durableId="615063764">
    <w:abstractNumId w:val="48"/>
  </w:num>
  <w:num w:numId="32" w16cid:durableId="1464927277">
    <w:abstractNumId w:val="15"/>
  </w:num>
  <w:num w:numId="33" w16cid:durableId="1709837930">
    <w:abstractNumId w:val="43"/>
  </w:num>
  <w:num w:numId="34" w16cid:durableId="1578981693">
    <w:abstractNumId w:val="7"/>
  </w:num>
  <w:num w:numId="35" w16cid:durableId="1199974825">
    <w:abstractNumId w:val="29"/>
  </w:num>
  <w:num w:numId="36" w16cid:durableId="1966546359">
    <w:abstractNumId w:val="45"/>
  </w:num>
  <w:num w:numId="37" w16cid:durableId="993067195">
    <w:abstractNumId w:val="9"/>
  </w:num>
  <w:num w:numId="38" w16cid:durableId="1270696230">
    <w:abstractNumId w:val="21"/>
  </w:num>
  <w:num w:numId="39" w16cid:durableId="1926918937">
    <w:abstractNumId w:val="46"/>
  </w:num>
  <w:num w:numId="40" w16cid:durableId="913053701">
    <w:abstractNumId w:val="28"/>
  </w:num>
  <w:num w:numId="41" w16cid:durableId="1816141566">
    <w:abstractNumId w:val="8"/>
  </w:num>
  <w:num w:numId="42" w16cid:durableId="1037589092">
    <w:abstractNumId w:val="12"/>
  </w:num>
  <w:num w:numId="43" w16cid:durableId="1863586371">
    <w:abstractNumId w:val="18"/>
  </w:num>
  <w:num w:numId="44" w16cid:durableId="248075582">
    <w:abstractNumId w:val="42"/>
  </w:num>
  <w:num w:numId="45" w16cid:durableId="2010130486">
    <w:abstractNumId w:val="33"/>
  </w:num>
  <w:num w:numId="46" w16cid:durableId="849952927">
    <w:abstractNumId w:val="22"/>
  </w:num>
  <w:num w:numId="47" w16cid:durableId="2005475387">
    <w:abstractNumId w:val="14"/>
  </w:num>
  <w:num w:numId="48" w16cid:durableId="1866210328">
    <w:abstractNumId w:val="6"/>
  </w:num>
  <w:num w:numId="49" w16cid:durableId="1357390607">
    <w:abstractNumId w:val="3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32"/>
    <w:rsid w:val="00272C20"/>
    <w:rsid w:val="002A586D"/>
    <w:rsid w:val="002C6D45"/>
    <w:rsid w:val="002F4CDC"/>
    <w:rsid w:val="00437376"/>
    <w:rsid w:val="00451B0E"/>
    <w:rsid w:val="004B4732"/>
    <w:rsid w:val="0059582A"/>
    <w:rsid w:val="005F26B6"/>
    <w:rsid w:val="00791FDF"/>
    <w:rsid w:val="007975DE"/>
    <w:rsid w:val="007E7D5D"/>
    <w:rsid w:val="009A6EDE"/>
    <w:rsid w:val="009D19A8"/>
    <w:rsid w:val="009F1D31"/>
    <w:rsid w:val="00AF5ED8"/>
    <w:rsid w:val="00BA229E"/>
    <w:rsid w:val="00BC776E"/>
    <w:rsid w:val="00BD2365"/>
    <w:rsid w:val="00C21CF1"/>
    <w:rsid w:val="00C56E69"/>
    <w:rsid w:val="00CB1F83"/>
    <w:rsid w:val="00D7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4EC30D4D"/>
  <w15:chartTrackingRefBased/>
  <w15:docId w15:val="{3A9C2D2B-5D75-423B-8177-BDF57FF8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73688-3B8D-4E19-81F5-4D2E670CA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Christina Johny</dc:creator>
  <cp:keywords/>
  <dc:description/>
  <cp:lastModifiedBy>Anna Christina Johny</cp:lastModifiedBy>
  <cp:revision>7</cp:revision>
  <dcterms:created xsi:type="dcterms:W3CDTF">2025-12-03T13:41:00Z</dcterms:created>
  <dcterms:modified xsi:type="dcterms:W3CDTF">2025-12-05T10:57:00Z</dcterms:modified>
</cp:coreProperties>
</file>